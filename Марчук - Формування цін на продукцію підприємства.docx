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77D52"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Міністерство освіти і науки України</w:t>
      </w:r>
    </w:p>
    <w:p w14:paraId="468F68AA"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ВІДОКРЕМЛЕНИЙ СТРУКТУРНИЙ ПІДРОЗДІЛ</w:t>
      </w:r>
    </w:p>
    <w:p w14:paraId="06AF0C3E"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ЖИТОМИРСЬКИЙ ТЕХНОЛОГІЧНИЙ ФАХОВИЙ КОЛЕДЖ</w:t>
      </w:r>
    </w:p>
    <w:p w14:paraId="047548C5" w14:textId="77777777" w:rsidR="006774F2" w:rsidRPr="00970BE6" w:rsidRDefault="006774F2" w:rsidP="006774F2">
      <w:pPr>
        <w:spacing w:line="360" w:lineRule="auto"/>
        <w:ind w:left="283" w:firstLine="709"/>
        <w:jc w:val="center"/>
        <w:rPr>
          <w:b/>
          <w:bCs/>
          <w:color w:val="000000" w:themeColor="text1"/>
          <w:sz w:val="28"/>
        </w:rPr>
      </w:pPr>
      <w:r w:rsidRPr="00970BE6">
        <w:rPr>
          <w:b/>
          <w:bCs/>
          <w:color w:val="000000" w:themeColor="text1"/>
          <w:sz w:val="28"/>
        </w:rPr>
        <w:t>Київського національного університету будівництва і архітектури</w:t>
      </w:r>
    </w:p>
    <w:p w14:paraId="2275616B" w14:textId="77777777" w:rsidR="006774F2" w:rsidRPr="00970BE6" w:rsidRDefault="006774F2" w:rsidP="006774F2">
      <w:pPr>
        <w:spacing w:line="360" w:lineRule="auto"/>
        <w:ind w:left="283" w:firstLine="709"/>
        <w:jc w:val="both"/>
        <w:rPr>
          <w:color w:val="000000" w:themeColor="text1"/>
          <w:sz w:val="28"/>
        </w:rPr>
      </w:pPr>
    </w:p>
    <w:p w14:paraId="0C271406" w14:textId="77777777" w:rsidR="006774F2" w:rsidRPr="00970BE6" w:rsidRDefault="006774F2" w:rsidP="006774F2">
      <w:pPr>
        <w:spacing w:line="360" w:lineRule="auto"/>
        <w:ind w:left="283" w:firstLine="709"/>
        <w:jc w:val="center"/>
        <w:rPr>
          <w:color w:val="000000" w:themeColor="text1"/>
          <w:sz w:val="28"/>
        </w:rPr>
      </w:pPr>
      <w:r w:rsidRPr="00970BE6">
        <w:rPr>
          <w:color w:val="000000" w:themeColor="text1"/>
          <w:sz w:val="28"/>
        </w:rPr>
        <w:t>Циклова комісія фінансово-економічних дисциплін</w:t>
      </w:r>
    </w:p>
    <w:p w14:paraId="5237EEF7" w14:textId="5BA9DE08" w:rsidR="006774F2" w:rsidRPr="00970BE6" w:rsidRDefault="006774F2" w:rsidP="006774F2">
      <w:pPr>
        <w:spacing w:line="360" w:lineRule="auto"/>
        <w:ind w:left="283" w:firstLine="709"/>
        <w:jc w:val="both"/>
        <w:rPr>
          <w:color w:val="000000" w:themeColor="text1"/>
          <w:sz w:val="28"/>
        </w:rPr>
      </w:pPr>
    </w:p>
    <w:p w14:paraId="5001153A" w14:textId="77777777" w:rsidR="00A9765F" w:rsidRPr="00970BE6" w:rsidRDefault="00A9765F" w:rsidP="007747D4">
      <w:pPr>
        <w:spacing w:line="360" w:lineRule="auto"/>
        <w:jc w:val="both"/>
        <w:rPr>
          <w:color w:val="000000" w:themeColor="text1"/>
          <w:sz w:val="28"/>
        </w:rPr>
      </w:pPr>
    </w:p>
    <w:p w14:paraId="6F6200AC" w14:textId="77777777" w:rsidR="006774F2" w:rsidRPr="00970BE6" w:rsidRDefault="006774F2" w:rsidP="006774F2">
      <w:pPr>
        <w:spacing w:line="360" w:lineRule="auto"/>
        <w:ind w:left="283" w:firstLine="709"/>
        <w:jc w:val="both"/>
        <w:rPr>
          <w:color w:val="000000" w:themeColor="text1"/>
          <w:sz w:val="28"/>
        </w:rPr>
      </w:pPr>
    </w:p>
    <w:p w14:paraId="46D749D4" w14:textId="77777777" w:rsidR="006774F2" w:rsidRPr="00970BE6" w:rsidRDefault="006774F2" w:rsidP="006774F2">
      <w:pPr>
        <w:spacing w:line="360" w:lineRule="auto"/>
        <w:ind w:left="283" w:firstLine="709"/>
        <w:jc w:val="center"/>
        <w:rPr>
          <w:b/>
          <w:bCs/>
          <w:color w:val="000000" w:themeColor="text1"/>
          <w:sz w:val="36"/>
          <w:szCs w:val="36"/>
        </w:rPr>
      </w:pPr>
      <w:r w:rsidRPr="00970BE6">
        <w:rPr>
          <w:b/>
          <w:bCs/>
          <w:color w:val="000000" w:themeColor="text1"/>
          <w:sz w:val="36"/>
          <w:szCs w:val="36"/>
        </w:rPr>
        <w:t>КУРСОВА РОБОТА</w:t>
      </w:r>
    </w:p>
    <w:p w14:paraId="4C382A86" w14:textId="77777777" w:rsidR="006774F2" w:rsidRPr="00970BE6" w:rsidRDefault="006774F2" w:rsidP="006774F2">
      <w:pPr>
        <w:spacing w:line="360" w:lineRule="auto"/>
        <w:ind w:left="283" w:firstLine="709"/>
        <w:jc w:val="both"/>
        <w:rPr>
          <w:color w:val="000000" w:themeColor="text1"/>
          <w:sz w:val="28"/>
        </w:rPr>
      </w:pPr>
    </w:p>
    <w:p w14:paraId="21C42EB9" w14:textId="77777777" w:rsidR="006774F2" w:rsidRPr="00970BE6" w:rsidRDefault="006774F2" w:rsidP="006774F2">
      <w:pPr>
        <w:spacing w:line="360" w:lineRule="auto"/>
        <w:ind w:left="283" w:firstLine="709"/>
        <w:jc w:val="center"/>
        <w:rPr>
          <w:color w:val="000000" w:themeColor="text1"/>
          <w:sz w:val="28"/>
        </w:rPr>
      </w:pPr>
      <w:r w:rsidRPr="00970BE6">
        <w:rPr>
          <w:color w:val="000000" w:themeColor="text1"/>
          <w:sz w:val="28"/>
        </w:rPr>
        <w:t>з дисципліни «Економіка та планування виробництва»</w:t>
      </w:r>
    </w:p>
    <w:p w14:paraId="7E413317" w14:textId="6298B2AD" w:rsidR="006774F2" w:rsidRPr="00970BE6" w:rsidRDefault="006774F2" w:rsidP="00596F8E">
      <w:pPr>
        <w:spacing w:line="360" w:lineRule="auto"/>
        <w:ind w:left="283" w:firstLine="709"/>
        <w:jc w:val="center"/>
        <w:rPr>
          <w:b/>
          <w:bCs/>
          <w:color w:val="000000" w:themeColor="text1"/>
          <w:sz w:val="28"/>
        </w:rPr>
      </w:pPr>
      <w:r w:rsidRPr="00970BE6">
        <w:rPr>
          <w:color w:val="000000" w:themeColor="text1"/>
          <w:sz w:val="28"/>
        </w:rPr>
        <w:t>на тему:</w:t>
      </w:r>
      <w:r w:rsidRPr="00970BE6">
        <w:rPr>
          <w:b/>
          <w:bCs/>
          <w:color w:val="000000" w:themeColor="text1"/>
          <w:sz w:val="28"/>
        </w:rPr>
        <w:t xml:space="preserve"> «</w:t>
      </w:r>
      <w:r w:rsidR="00FF77EC" w:rsidRPr="00970BE6">
        <w:rPr>
          <w:b/>
          <w:bCs/>
          <w:color w:val="000000" w:themeColor="text1"/>
          <w:sz w:val="28"/>
        </w:rPr>
        <w:t>Формування цін на продукцію підприємства</w:t>
      </w:r>
      <w:r w:rsidRPr="00970BE6">
        <w:rPr>
          <w:b/>
          <w:bCs/>
          <w:color w:val="000000" w:themeColor="text1"/>
          <w:sz w:val="28"/>
        </w:rPr>
        <w:t>»</w:t>
      </w:r>
    </w:p>
    <w:p w14:paraId="2651E8ED" w14:textId="54983B0B" w:rsidR="006774F2" w:rsidRPr="00970BE6" w:rsidRDefault="006774F2" w:rsidP="006774F2">
      <w:pPr>
        <w:spacing w:line="360" w:lineRule="auto"/>
        <w:ind w:left="283" w:firstLine="709"/>
        <w:jc w:val="both"/>
        <w:rPr>
          <w:color w:val="000000" w:themeColor="text1"/>
          <w:sz w:val="28"/>
        </w:rPr>
      </w:pPr>
    </w:p>
    <w:p w14:paraId="6F1E0131" w14:textId="77777777" w:rsidR="00A9765F" w:rsidRPr="00B15FCF" w:rsidRDefault="00A9765F" w:rsidP="006774F2">
      <w:pPr>
        <w:spacing w:line="360" w:lineRule="auto"/>
        <w:ind w:left="283" w:firstLine="709"/>
        <w:jc w:val="both"/>
        <w:rPr>
          <w:color w:val="000000" w:themeColor="text1"/>
          <w:sz w:val="28"/>
          <w:lang w:val="uk-UA"/>
        </w:rPr>
      </w:pPr>
    </w:p>
    <w:p w14:paraId="5D2A5D39" w14:textId="77777777" w:rsidR="005C7F54" w:rsidRPr="00970BE6" w:rsidRDefault="005C7F54" w:rsidP="006774F2">
      <w:pPr>
        <w:spacing w:line="360" w:lineRule="auto"/>
        <w:ind w:left="283" w:firstLine="709"/>
        <w:jc w:val="both"/>
        <w:rPr>
          <w:color w:val="000000" w:themeColor="text1"/>
          <w:sz w:val="28"/>
        </w:rPr>
      </w:pPr>
    </w:p>
    <w:p w14:paraId="598FEE70" w14:textId="77777777" w:rsidR="005B49C9" w:rsidRPr="00970BE6" w:rsidRDefault="005B49C9" w:rsidP="005C7F54">
      <w:pPr>
        <w:spacing w:line="360" w:lineRule="auto"/>
        <w:ind w:left="283" w:firstLine="709"/>
        <w:jc w:val="right"/>
        <w:rPr>
          <w:color w:val="000000" w:themeColor="text1"/>
          <w:sz w:val="28"/>
        </w:rPr>
        <w:sectPr w:rsidR="005B49C9" w:rsidRPr="00970BE6" w:rsidSect="00391AC3">
          <w:headerReference w:type="even" r:id="rId8"/>
          <w:headerReference w:type="default" r:id="rId9"/>
          <w:pgSz w:w="11906" w:h="16838"/>
          <w:pgMar w:top="1134" w:right="567" w:bottom="1134" w:left="1701" w:header="709" w:footer="709" w:gutter="0"/>
          <w:cols w:space="708"/>
          <w:titlePg/>
          <w:docGrid w:linePitch="360"/>
        </w:sectPr>
      </w:pPr>
    </w:p>
    <w:p w14:paraId="7B8A0453" w14:textId="77777777" w:rsidR="005B49C9" w:rsidRPr="00970BE6" w:rsidRDefault="005B49C9" w:rsidP="005C7F54">
      <w:pPr>
        <w:spacing w:line="360" w:lineRule="auto"/>
        <w:ind w:left="283" w:firstLine="709"/>
        <w:jc w:val="right"/>
        <w:rPr>
          <w:color w:val="000000" w:themeColor="text1"/>
          <w:sz w:val="28"/>
        </w:rPr>
      </w:pPr>
    </w:p>
    <w:p w14:paraId="1A1DFCD1" w14:textId="77777777" w:rsidR="005B49C9" w:rsidRPr="00970BE6" w:rsidRDefault="005B49C9" w:rsidP="00052B44">
      <w:pPr>
        <w:spacing w:line="360" w:lineRule="auto"/>
        <w:ind w:left="283" w:right="354" w:firstLine="709"/>
        <w:jc w:val="right"/>
        <w:rPr>
          <w:color w:val="000000" w:themeColor="text1"/>
          <w:sz w:val="28"/>
        </w:rPr>
      </w:pPr>
    </w:p>
    <w:p w14:paraId="2DF2D11F" w14:textId="77777777" w:rsidR="005B49C9" w:rsidRPr="00970BE6" w:rsidRDefault="005B49C9" w:rsidP="00D64F8D">
      <w:pPr>
        <w:spacing w:line="360" w:lineRule="auto"/>
        <w:ind w:left="283" w:right="637" w:firstLine="709"/>
        <w:jc w:val="right"/>
        <w:rPr>
          <w:color w:val="000000" w:themeColor="text1"/>
          <w:sz w:val="28"/>
        </w:rPr>
      </w:pPr>
    </w:p>
    <w:p w14:paraId="4FCBB808" w14:textId="77777777" w:rsidR="005B49C9" w:rsidRPr="00970BE6" w:rsidRDefault="005B49C9" w:rsidP="005C7F54">
      <w:pPr>
        <w:spacing w:line="360" w:lineRule="auto"/>
        <w:ind w:left="283" w:firstLine="709"/>
        <w:jc w:val="right"/>
        <w:rPr>
          <w:color w:val="000000" w:themeColor="text1"/>
          <w:sz w:val="28"/>
        </w:rPr>
      </w:pPr>
    </w:p>
    <w:p w14:paraId="5B3EC067" w14:textId="77777777" w:rsidR="005B49C9" w:rsidRPr="00970BE6" w:rsidRDefault="005B49C9" w:rsidP="005C7F54">
      <w:pPr>
        <w:spacing w:line="360" w:lineRule="auto"/>
        <w:ind w:left="283" w:firstLine="709"/>
        <w:jc w:val="right"/>
        <w:rPr>
          <w:color w:val="000000" w:themeColor="text1"/>
          <w:sz w:val="28"/>
        </w:rPr>
      </w:pPr>
    </w:p>
    <w:p w14:paraId="5FEA32A1" w14:textId="77777777" w:rsidR="005B49C9" w:rsidRPr="00970BE6" w:rsidRDefault="005B49C9" w:rsidP="005C7F54">
      <w:pPr>
        <w:spacing w:line="360" w:lineRule="auto"/>
        <w:ind w:left="283" w:firstLine="709"/>
        <w:jc w:val="right"/>
        <w:rPr>
          <w:color w:val="000000" w:themeColor="text1"/>
          <w:sz w:val="28"/>
        </w:rPr>
      </w:pPr>
    </w:p>
    <w:p w14:paraId="7A526675" w14:textId="77777777" w:rsidR="005B49C9" w:rsidRPr="00970BE6" w:rsidRDefault="005B49C9" w:rsidP="005C7F54">
      <w:pPr>
        <w:spacing w:line="360" w:lineRule="auto"/>
        <w:ind w:left="283" w:firstLine="709"/>
        <w:jc w:val="right"/>
        <w:rPr>
          <w:color w:val="000000" w:themeColor="text1"/>
          <w:sz w:val="28"/>
        </w:rPr>
      </w:pPr>
    </w:p>
    <w:p w14:paraId="77193361" w14:textId="77777777" w:rsidR="005B49C9" w:rsidRPr="00970BE6" w:rsidRDefault="005B49C9" w:rsidP="005C7F54">
      <w:pPr>
        <w:spacing w:line="360" w:lineRule="auto"/>
        <w:ind w:left="283" w:firstLine="709"/>
        <w:jc w:val="right"/>
        <w:rPr>
          <w:color w:val="000000" w:themeColor="text1"/>
          <w:sz w:val="28"/>
        </w:rPr>
      </w:pPr>
    </w:p>
    <w:p w14:paraId="316698F2" w14:textId="77777777" w:rsidR="005B49C9" w:rsidRPr="00970BE6" w:rsidRDefault="005B49C9" w:rsidP="005C7F54">
      <w:pPr>
        <w:spacing w:line="360" w:lineRule="auto"/>
        <w:ind w:left="283" w:firstLine="709"/>
        <w:jc w:val="right"/>
        <w:rPr>
          <w:color w:val="000000" w:themeColor="text1"/>
          <w:sz w:val="28"/>
        </w:rPr>
      </w:pPr>
    </w:p>
    <w:p w14:paraId="235D081C" w14:textId="31A41019" w:rsidR="005B49C9" w:rsidRPr="00970BE6" w:rsidRDefault="006774F2" w:rsidP="00D64F8D">
      <w:pPr>
        <w:spacing w:line="360" w:lineRule="auto"/>
        <w:rPr>
          <w:color w:val="000000" w:themeColor="text1"/>
          <w:sz w:val="28"/>
        </w:rPr>
      </w:pPr>
      <w:r w:rsidRPr="00970BE6">
        <w:rPr>
          <w:color w:val="000000" w:themeColor="text1"/>
          <w:sz w:val="28"/>
        </w:rPr>
        <w:t>Викона</w:t>
      </w:r>
      <w:r w:rsidR="005C7F54" w:rsidRPr="00970BE6">
        <w:rPr>
          <w:color w:val="000000" w:themeColor="text1"/>
          <w:sz w:val="28"/>
        </w:rPr>
        <w:t>в</w:t>
      </w:r>
      <w:r w:rsidRPr="00970BE6">
        <w:rPr>
          <w:color w:val="000000" w:themeColor="text1"/>
          <w:sz w:val="28"/>
        </w:rPr>
        <w:t xml:space="preserve"> студент 4 курсу, К-47 групи</w:t>
      </w:r>
    </w:p>
    <w:p w14:paraId="4D141D4B" w14:textId="18F252BE" w:rsidR="006774F2" w:rsidRPr="00970BE6" w:rsidRDefault="006774F2" w:rsidP="005B49C9">
      <w:pPr>
        <w:spacing w:line="360" w:lineRule="auto"/>
        <w:rPr>
          <w:color w:val="000000" w:themeColor="text1"/>
          <w:sz w:val="28"/>
        </w:rPr>
      </w:pPr>
      <w:r w:rsidRPr="00970BE6">
        <w:rPr>
          <w:color w:val="000000" w:themeColor="text1"/>
          <w:sz w:val="28"/>
        </w:rPr>
        <w:t xml:space="preserve">Спеціальність </w:t>
      </w:r>
      <w:r w:rsidRPr="00970BE6">
        <w:rPr>
          <w:b/>
          <w:bCs/>
          <w:color w:val="000000" w:themeColor="text1"/>
          <w:sz w:val="28"/>
        </w:rPr>
        <w:t>123 Комп’ютерна інженерія</w:t>
      </w:r>
    </w:p>
    <w:p w14:paraId="17B4B046" w14:textId="0C0CC0EA" w:rsidR="006774F2" w:rsidRPr="00970BE6" w:rsidRDefault="005C7F54" w:rsidP="005B49C9">
      <w:pPr>
        <w:spacing w:line="360" w:lineRule="auto"/>
        <w:rPr>
          <w:b/>
          <w:bCs/>
          <w:color w:val="000000" w:themeColor="text1"/>
          <w:sz w:val="28"/>
          <w:u w:val="single"/>
        </w:rPr>
      </w:pPr>
      <w:r w:rsidRPr="00970BE6">
        <w:rPr>
          <w:b/>
          <w:bCs/>
          <w:color w:val="000000" w:themeColor="text1"/>
          <w:sz w:val="28"/>
          <w:u w:val="single"/>
        </w:rPr>
        <w:t>Марчук Максим Дмитрович</w:t>
      </w:r>
    </w:p>
    <w:p w14:paraId="09DB21BC" w14:textId="77777777" w:rsidR="006774F2" w:rsidRPr="00970BE6" w:rsidRDefault="006774F2" w:rsidP="005B49C9">
      <w:pPr>
        <w:spacing w:line="360" w:lineRule="auto"/>
        <w:rPr>
          <w:color w:val="000000" w:themeColor="text1"/>
          <w:sz w:val="28"/>
        </w:rPr>
      </w:pPr>
      <w:r w:rsidRPr="00970BE6">
        <w:rPr>
          <w:color w:val="000000" w:themeColor="text1"/>
          <w:sz w:val="28"/>
        </w:rPr>
        <w:t>Керівник: спеціаліст першої категорії,</w:t>
      </w:r>
    </w:p>
    <w:p w14:paraId="36A9D488" w14:textId="77777777" w:rsidR="006774F2" w:rsidRPr="00970BE6" w:rsidRDefault="006774F2" w:rsidP="005B49C9">
      <w:pPr>
        <w:spacing w:line="360" w:lineRule="auto"/>
        <w:rPr>
          <w:b/>
          <w:bCs/>
          <w:color w:val="000000" w:themeColor="text1"/>
          <w:sz w:val="28"/>
          <w:u w:val="single"/>
        </w:rPr>
      </w:pPr>
      <w:r w:rsidRPr="00970BE6">
        <w:rPr>
          <w:b/>
          <w:bCs/>
          <w:color w:val="000000" w:themeColor="text1"/>
          <w:sz w:val="28"/>
          <w:u w:val="single"/>
        </w:rPr>
        <w:t>Рубанець Денис Олексійович</w:t>
      </w:r>
    </w:p>
    <w:p w14:paraId="2C4B37D4" w14:textId="77777777" w:rsidR="006774F2" w:rsidRPr="00970BE6" w:rsidRDefault="006774F2" w:rsidP="005B49C9">
      <w:pPr>
        <w:spacing w:line="360" w:lineRule="auto"/>
        <w:ind w:left="283" w:firstLine="709"/>
        <w:rPr>
          <w:color w:val="000000" w:themeColor="text1"/>
          <w:sz w:val="28"/>
        </w:rPr>
      </w:pPr>
      <w:r w:rsidRPr="00970BE6">
        <w:rPr>
          <w:color w:val="000000" w:themeColor="text1"/>
          <w:sz w:val="28"/>
        </w:rPr>
        <w:t>Оцінка _____________</w:t>
      </w:r>
    </w:p>
    <w:p w14:paraId="01BB1DB3" w14:textId="77777777" w:rsidR="005B49C9" w:rsidRPr="00970BE6" w:rsidRDefault="005B49C9" w:rsidP="006774F2">
      <w:pPr>
        <w:spacing w:line="360" w:lineRule="auto"/>
        <w:ind w:left="283" w:firstLine="709"/>
        <w:jc w:val="both"/>
        <w:rPr>
          <w:color w:val="000000" w:themeColor="text1"/>
          <w:sz w:val="28"/>
        </w:rPr>
        <w:sectPr w:rsidR="005B49C9" w:rsidRPr="00970BE6" w:rsidSect="005B49C9">
          <w:type w:val="continuous"/>
          <w:pgSz w:w="11906" w:h="16838"/>
          <w:pgMar w:top="1134" w:right="567" w:bottom="1134" w:left="1701" w:header="709" w:footer="709" w:gutter="0"/>
          <w:cols w:num="2" w:space="708"/>
          <w:docGrid w:linePitch="360"/>
        </w:sectPr>
      </w:pPr>
    </w:p>
    <w:p w14:paraId="7B365410" w14:textId="6E43D170" w:rsidR="00A9765F" w:rsidRPr="00970BE6" w:rsidRDefault="00A9765F" w:rsidP="00D64F8D">
      <w:pPr>
        <w:spacing w:line="360" w:lineRule="auto"/>
        <w:jc w:val="both"/>
        <w:rPr>
          <w:color w:val="000000" w:themeColor="text1"/>
          <w:sz w:val="28"/>
        </w:rPr>
      </w:pPr>
    </w:p>
    <w:p w14:paraId="2BBBB8B6" w14:textId="5444E664" w:rsidR="00A9765F" w:rsidRPr="00970BE6" w:rsidRDefault="00A9765F" w:rsidP="006774F2">
      <w:pPr>
        <w:spacing w:line="360" w:lineRule="auto"/>
        <w:ind w:left="283" w:firstLine="709"/>
        <w:jc w:val="both"/>
        <w:rPr>
          <w:color w:val="000000" w:themeColor="text1"/>
          <w:sz w:val="28"/>
        </w:rPr>
      </w:pPr>
    </w:p>
    <w:p w14:paraId="33DC33F5" w14:textId="77777777" w:rsidR="007747D4" w:rsidRPr="00970BE6" w:rsidRDefault="007747D4" w:rsidP="006774F2">
      <w:pPr>
        <w:spacing w:line="360" w:lineRule="auto"/>
        <w:ind w:left="283" w:firstLine="709"/>
        <w:jc w:val="both"/>
        <w:rPr>
          <w:color w:val="000000" w:themeColor="text1"/>
          <w:sz w:val="28"/>
        </w:rPr>
      </w:pPr>
    </w:p>
    <w:p w14:paraId="16B66830" w14:textId="77777777" w:rsidR="00A9765F" w:rsidRPr="00970BE6" w:rsidRDefault="00A9765F" w:rsidP="006774F2">
      <w:pPr>
        <w:spacing w:line="360" w:lineRule="auto"/>
        <w:ind w:left="283" w:firstLine="709"/>
        <w:jc w:val="both"/>
        <w:rPr>
          <w:color w:val="000000" w:themeColor="text1"/>
          <w:sz w:val="28"/>
        </w:rPr>
      </w:pPr>
    </w:p>
    <w:p w14:paraId="4C0E8AAA" w14:textId="7060C529" w:rsidR="00FA5939" w:rsidRPr="00970BE6" w:rsidRDefault="006774F2" w:rsidP="00A9765F">
      <w:pPr>
        <w:spacing w:line="360" w:lineRule="auto"/>
        <w:ind w:left="283" w:firstLine="709"/>
        <w:jc w:val="center"/>
        <w:rPr>
          <w:color w:val="000000" w:themeColor="text1"/>
          <w:sz w:val="28"/>
        </w:rPr>
      </w:pPr>
      <w:r w:rsidRPr="00970BE6">
        <w:rPr>
          <w:color w:val="000000" w:themeColor="text1"/>
          <w:sz w:val="28"/>
        </w:rPr>
        <w:t>Житомир – 2023</w:t>
      </w:r>
      <w:r w:rsidR="00FA5939" w:rsidRPr="00970BE6">
        <w:rPr>
          <w:color w:val="000000" w:themeColor="text1"/>
          <w:sz w:val="28"/>
        </w:rPr>
        <w:br w:type="page"/>
      </w:r>
    </w:p>
    <w:p w14:paraId="2236E9BD" w14:textId="7B80DE2B" w:rsidR="00350A8E" w:rsidRPr="00970BE6" w:rsidRDefault="00350A8E" w:rsidP="002E5463">
      <w:pPr>
        <w:jc w:val="center"/>
        <w:rPr>
          <w:b/>
          <w:bCs/>
          <w:color w:val="000000" w:themeColor="text1"/>
          <w:sz w:val="28"/>
        </w:rPr>
      </w:pPr>
      <w:r w:rsidRPr="00970BE6">
        <w:rPr>
          <w:b/>
          <w:bCs/>
          <w:color w:val="000000" w:themeColor="text1"/>
          <w:sz w:val="28"/>
        </w:rPr>
        <w:lastRenderedPageBreak/>
        <w:t>ЗАВДАННЯ</w:t>
      </w:r>
    </w:p>
    <w:p w14:paraId="2FB1C6C9" w14:textId="77777777" w:rsidR="00350A8E" w:rsidRPr="00970BE6" w:rsidRDefault="00350A8E" w:rsidP="00D41381">
      <w:pPr>
        <w:jc w:val="center"/>
        <w:rPr>
          <w:b/>
          <w:bCs/>
          <w:color w:val="000000" w:themeColor="text1"/>
          <w:sz w:val="28"/>
        </w:rPr>
      </w:pPr>
    </w:p>
    <w:p w14:paraId="5223DFAA" w14:textId="77777777" w:rsidR="00350A8E" w:rsidRPr="00970BE6" w:rsidRDefault="00350A8E" w:rsidP="00D41381">
      <w:pPr>
        <w:jc w:val="center"/>
        <w:rPr>
          <w:color w:val="000000" w:themeColor="text1"/>
          <w:sz w:val="28"/>
        </w:rPr>
      </w:pPr>
      <w:r w:rsidRPr="00970BE6">
        <w:rPr>
          <w:color w:val="000000" w:themeColor="text1"/>
          <w:sz w:val="28"/>
        </w:rPr>
        <w:t>на курсову роботу з дисципліни «Економіка та планування виробництва»</w:t>
      </w:r>
    </w:p>
    <w:p w14:paraId="45486402" w14:textId="77777777" w:rsidR="00350A8E" w:rsidRPr="00970BE6" w:rsidRDefault="00350A8E" w:rsidP="00D41381">
      <w:pPr>
        <w:jc w:val="center"/>
        <w:rPr>
          <w:color w:val="000000" w:themeColor="text1"/>
          <w:sz w:val="28"/>
        </w:rPr>
      </w:pPr>
    </w:p>
    <w:p w14:paraId="0531861C" w14:textId="44ADC2B0" w:rsidR="00350A8E" w:rsidRPr="00970BE6" w:rsidRDefault="00350A8E" w:rsidP="00D41381">
      <w:pPr>
        <w:jc w:val="center"/>
        <w:rPr>
          <w:color w:val="000000" w:themeColor="text1"/>
          <w:sz w:val="28"/>
        </w:rPr>
      </w:pPr>
      <w:r w:rsidRPr="00970BE6">
        <w:rPr>
          <w:color w:val="000000" w:themeColor="text1"/>
          <w:sz w:val="28"/>
        </w:rPr>
        <w:t xml:space="preserve">студента </w:t>
      </w:r>
      <w:r w:rsidR="002E5463" w:rsidRPr="00970BE6">
        <w:rPr>
          <w:color w:val="000000" w:themeColor="text1"/>
          <w:sz w:val="28"/>
        </w:rPr>
        <w:t>Марчука М.Д.</w:t>
      </w:r>
      <w:r w:rsidRPr="00970BE6">
        <w:rPr>
          <w:color w:val="000000" w:themeColor="text1"/>
          <w:sz w:val="28"/>
        </w:rPr>
        <w:t xml:space="preserve"> групи К-47 курсу 4</w:t>
      </w:r>
    </w:p>
    <w:p w14:paraId="57F28A6E" w14:textId="77777777" w:rsidR="00350A8E" w:rsidRPr="00970BE6" w:rsidRDefault="00350A8E" w:rsidP="00350A8E">
      <w:pPr>
        <w:rPr>
          <w:b/>
          <w:bCs/>
          <w:color w:val="000000" w:themeColor="text1"/>
          <w:sz w:val="28"/>
        </w:rPr>
      </w:pPr>
    </w:p>
    <w:p w14:paraId="0EB588E3" w14:textId="77777777" w:rsidR="00350A8E" w:rsidRPr="00970BE6" w:rsidRDefault="00350A8E" w:rsidP="00350A8E">
      <w:pPr>
        <w:rPr>
          <w:color w:val="000000" w:themeColor="text1"/>
          <w:sz w:val="28"/>
        </w:rPr>
      </w:pPr>
      <w:r w:rsidRPr="00970BE6">
        <w:rPr>
          <w:b/>
          <w:bCs/>
          <w:color w:val="000000" w:themeColor="text1"/>
          <w:sz w:val="28"/>
        </w:rPr>
        <w:t xml:space="preserve">Спеціальність: </w:t>
      </w:r>
      <w:r w:rsidRPr="00970BE6">
        <w:rPr>
          <w:color w:val="000000" w:themeColor="text1"/>
          <w:sz w:val="28"/>
        </w:rPr>
        <w:t>123 «Комп’ютерна інженерія»</w:t>
      </w:r>
    </w:p>
    <w:p w14:paraId="655127A8" w14:textId="77777777" w:rsidR="00350A8E" w:rsidRPr="00970BE6" w:rsidRDefault="00350A8E" w:rsidP="00350A8E">
      <w:pPr>
        <w:rPr>
          <w:color w:val="000000" w:themeColor="text1"/>
          <w:sz w:val="28"/>
        </w:rPr>
      </w:pPr>
      <w:r w:rsidRPr="00970BE6">
        <w:rPr>
          <w:b/>
          <w:bCs/>
          <w:color w:val="000000" w:themeColor="text1"/>
          <w:sz w:val="28"/>
        </w:rPr>
        <w:t xml:space="preserve">Відділення: </w:t>
      </w:r>
      <w:r w:rsidRPr="00970BE6">
        <w:rPr>
          <w:color w:val="000000" w:themeColor="text1"/>
          <w:sz w:val="28"/>
        </w:rPr>
        <w:t>інформаційних технологій</w:t>
      </w:r>
    </w:p>
    <w:p w14:paraId="756B44E6" w14:textId="77777777" w:rsidR="00350A8E" w:rsidRPr="00970BE6" w:rsidRDefault="00350A8E" w:rsidP="00350A8E">
      <w:pPr>
        <w:rPr>
          <w:b/>
          <w:bCs/>
          <w:color w:val="000000" w:themeColor="text1"/>
          <w:sz w:val="28"/>
        </w:rPr>
      </w:pPr>
    </w:p>
    <w:p w14:paraId="250E6832" w14:textId="0CC3BB3E" w:rsidR="00350A8E" w:rsidRPr="00970BE6" w:rsidRDefault="00350A8E" w:rsidP="0073436A">
      <w:pPr>
        <w:jc w:val="center"/>
        <w:rPr>
          <w:b/>
          <w:bCs/>
          <w:color w:val="000000" w:themeColor="text1"/>
          <w:sz w:val="28"/>
        </w:rPr>
      </w:pPr>
      <w:r w:rsidRPr="00970BE6">
        <w:rPr>
          <w:b/>
          <w:bCs/>
          <w:color w:val="000000" w:themeColor="text1"/>
          <w:sz w:val="28"/>
        </w:rPr>
        <w:t xml:space="preserve">Тема: </w:t>
      </w:r>
      <w:r w:rsidR="005B0F1D" w:rsidRPr="00970BE6">
        <w:rPr>
          <w:b/>
          <w:bCs/>
          <w:color w:val="000000" w:themeColor="text1"/>
          <w:sz w:val="28"/>
        </w:rPr>
        <w:t>Формування цін на продукцію підприємства</w:t>
      </w:r>
    </w:p>
    <w:p w14:paraId="34C00076" w14:textId="77777777" w:rsidR="00350A8E" w:rsidRPr="00970BE6" w:rsidRDefault="00350A8E" w:rsidP="0073436A">
      <w:pPr>
        <w:jc w:val="center"/>
        <w:rPr>
          <w:color w:val="000000" w:themeColor="text1"/>
          <w:sz w:val="28"/>
        </w:rPr>
      </w:pPr>
      <w:r w:rsidRPr="00970BE6">
        <w:rPr>
          <w:color w:val="000000" w:themeColor="text1"/>
          <w:sz w:val="28"/>
        </w:rPr>
        <w:t>Зміст курсової роботи:</w:t>
      </w:r>
    </w:p>
    <w:p w14:paraId="44DE6E7B" w14:textId="77777777" w:rsidR="00350A8E" w:rsidRPr="00970BE6" w:rsidRDefault="00350A8E" w:rsidP="00350A8E">
      <w:pPr>
        <w:rPr>
          <w:b/>
          <w:bCs/>
          <w:color w:val="000000" w:themeColor="text1"/>
          <w:sz w:val="28"/>
        </w:rPr>
      </w:pPr>
    </w:p>
    <w:p w14:paraId="244146B1" w14:textId="77777777" w:rsidR="00350A8E" w:rsidRPr="00970BE6" w:rsidRDefault="00350A8E" w:rsidP="00D62155">
      <w:pPr>
        <w:spacing w:line="360" w:lineRule="auto"/>
        <w:ind w:left="283" w:firstLine="709"/>
        <w:jc w:val="both"/>
        <w:rPr>
          <w:color w:val="000000" w:themeColor="text1"/>
          <w:sz w:val="28"/>
        </w:rPr>
      </w:pPr>
      <w:r w:rsidRPr="00970BE6">
        <w:rPr>
          <w:color w:val="000000" w:themeColor="text1"/>
          <w:sz w:val="28"/>
        </w:rPr>
        <w:t>Вступ</w:t>
      </w:r>
    </w:p>
    <w:p w14:paraId="43F366B3" w14:textId="33698070" w:rsidR="004514DB" w:rsidRPr="00C06A6A" w:rsidRDefault="004514DB" w:rsidP="00C06A6A">
      <w:pPr>
        <w:spacing w:line="360" w:lineRule="auto"/>
        <w:jc w:val="both"/>
        <w:rPr>
          <w:color w:val="000000" w:themeColor="text1"/>
          <w:sz w:val="28"/>
          <w:lang w:val="uk-UA"/>
        </w:rPr>
      </w:pPr>
      <w:r w:rsidRPr="004514DB">
        <w:rPr>
          <w:color w:val="000000" w:themeColor="text1"/>
          <w:sz w:val="28"/>
        </w:rPr>
        <w:t>Р</w:t>
      </w:r>
      <w:proofErr w:type="spellStart"/>
      <w:r w:rsidR="00C06A6A">
        <w:rPr>
          <w:color w:val="000000" w:themeColor="text1"/>
          <w:sz w:val="28"/>
          <w:lang w:val="uk-UA"/>
        </w:rPr>
        <w:t>озділ</w:t>
      </w:r>
      <w:proofErr w:type="spellEnd"/>
      <w:r w:rsidRPr="004514DB">
        <w:rPr>
          <w:color w:val="000000" w:themeColor="text1"/>
          <w:sz w:val="28"/>
        </w:rPr>
        <w:t xml:space="preserve"> 1. О</w:t>
      </w:r>
      <w:proofErr w:type="spellStart"/>
      <w:r w:rsidR="00C06A6A">
        <w:rPr>
          <w:color w:val="000000" w:themeColor="text1"/>
          <w:sz w:val="28"/>
          <w:lang w:val="uk-UA"/>
        </w:rPr>
        <w:t>гляд</w:t>
      </w:r>
      <w:proofErr w:type="spellEnd"/>
      <w:r w:rsidR="00C06A6A">
        <w:rPr>
          <w:color w:val="000000" w:themeColor="text1"/>
          <w:sz w:val="28"/>
          <w:lang w:val="uk-UA"/>
        </w:rPr>
        <w:t xml:space="preserve"> основних</w:t>
      </w:r>
      <w:r w:rsidRPr="004514DB">
        <w:rPr>
          <w:color w:val="000000" w:themeColor="text1"/>
          <w:sz w:val="28"/>
        </w:rPr>
        <w:t xml:space="preserve"> </w:t>
      </w:r>
      <w:r w:rsidR="00C06A6A">
        <w:rPr>
          <w:color w:val="000000" w:themeColor="text1"/>
          <w:sz w:val="28"/>
          <w:lang w:val="uk-UA"/>
        </w:rPr>
        <w:t>теоретичних</w:t>
      </w:r>
      <w:r w:rsidRPr="004514DB">
        <w:rPr>
          <w:color w:val="000000" w:themeColor="text1"/>
          <w:sz w:val="28"/>
        </w:rPr>
        <w:t xml:space="preserve"> </w:t>
      </w:r>
      <w:r w:rsidR="00C06A6A">
        <w:rPr>
          <w:color w:val="000000" w:themeColor="text1"/>
          <w:sz w:val="28"/>
          <w:lang w:val="uk-UA"/>
        </w:rPr>
        <w:t>аспектів</w:t>
      </w:r>
      <w:r w:rsidRPr="004514DB">
        <w:rPr>
          <w:color w:val="000000" w:themeColor="text1"/>
          <w:sz w:val="28"/>
        </w:rPr>
        <w:t xml:space="preserve"> </w:t>
      </w:r>
      <w:r w:rsidR="00C06A6A">
        <w:rPr>
          <w:color w:val="000000" w:themeColor="text1"/>
          <w:sz w:val="28"/>
          <w:lang w:val="uk-UA"/>
        </w:rPr>
        <w:t>формування цін</w:t>
      </w:r>
    </w:p>
    <w:p w14:paraId="302CA82B" w14:textId="05B83917"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1.1. </w:t>
      </w:r>
      <w:r w:rsidR="004514DB">
        <w:rPr>
          <w:color w:val="000000" w:themeColor="text1"/>
          <w:sz w:val="28"/>
          <w:lang w:val="uk-UA"/>
        </w:rPr>
        <w:t>Основні поняття ціноутворення на підприємстві</w:t>
      </w:r>
    </w:p>
    <w:p w14:paraId="3C3C4A78" w14:textId="48A1235F"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1.2. </w:t>
      </w:r>
      <w:r w:rsidR="004514DB">
        <w:rPr>
          <w:color w:val="000000" w:themeColor="text1"/>
          <w:sz w:val="28"/>
          <w:lang w:val="uk-UA"/>
        </w:rPr>
        <w:t>Формування цін в залежності від виробничих факторів</w:t>
      </w:r>
    </w:p>
    <w:p w14:paraId="7001B70E" w14:textId="7AA7D498" w:rsidR="00350A8E"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1.3. </w:t>
      </w:r>
      <w:r w:rsidR="004514DB">
        <w:rPr>
          <w:color w:val="000000" w:themeColor="text1"/>
          <w:sz w:val="28"/>
          <w:lang w:val="uk-UA"/>
        </w:rPr>
        <w:t>Методологія розрахунку ціни продукції</w:t>
      </w:r>
    </w:p>
    <w:p w14:paraId="24498A17" w14:textId="647FCB31" w:rsidR="004514DB" w:rsidRPr="004514DB" w:rsidRDefault="004514DB" w:rsidP="00D62155">
      <w:pPr>
        <w:spacing w:line="360" w:lineRule="auto"/>
        <w:ind w:left="283" w:firstLine="709"/>
        <w:jc w:val="both"/>
        <w:rPr>
          <w:color w:val="000000" w:themeColor="text1"/>
          <w:sz w:val="28"/>
          <w:lang w:val="uk-UA"/>
        </w:rPr>
      </w:pPr>
      <w:r>
        <w:rPr>
          <w:color w:val="000000" w:themeColor="text1"/>
          <w:sz w:val="28"/>
          <w:lang w:val="uk-UA"/>
        </w:rPr>
        <w:t>1.4. Моделі ціноутворення на основі різноманітних факторів</w:t>
      </w:r>
    </w:p>
    <w:p w14:paraId="5FD744CF" w14:textId="76D0ECE0" w:rsidR="004514DB" w:rsidRDefault="004514DB" w:rsidP="0021581B">
      <w:pPr>
        <w:spacing w:line="360" w:lineRule="auto"/>
        <w:jc w:val="both"/>
        <w:rPr>
          <w:color w:val="000000" w:themeColor="text1"/>
          <w:sz w:val="28"/>
        </w:rPr>
      </w:pPr>
      <w:r w:rsidRPr="004514DB">
        <w:rPr>
          <w:color w:val="000000" w:themeColor="text1"/>
          <w:sz w:val="28"/>
        </w:rPr>
        <w:t>Р</w:t>
      </w:r>
      <w:proofErr w:type="spellStart"/>
      <w:r w:rsidR="0021581B">
        <w:rPr>
          <w:color w:val="000000" w:themeColor="text1"/>
          <w:sz w:val="28"/>
          <w:lang w:val="uk-UA"/>
        </w:rPr>
        <w:t>озділ</w:t>
      </w:r>
      <w:proofErr w:type="spellEnd"/>
      <w:r w:rsidRPr="004514DB">
        <w:rPr>
          <w:color w:val="000000" w:themeColor="text1"/>
          <w:sz w:val="28"/>
        </w:rPr>
        <w:t xml:space="preserve"> 2. </w:t>
      </w:r>
      <w:r w:rsidR="0021581B">
        <w:rPr>
          <w:color w:val="000000" w:themeColor="text1"/>
          <w:sz w:val="28"/>
          <w:lang w:val="uk-UA"/>
        </w:rPr>
        <w:t>Дослідження</w:t>
      </w:r>
      <w:r w:rsidRPr="004514DB">
        <w:rPr>
          <w:color w:val="000000" w:themeColor="text1"/>
          <w:sz w:val="28"/>
        </w:rPr>
        <w:t xml:space="preserve"> </w:t>
      </w:r>
      <w:r w:rsidR="0021581B">
        <w:rPr>
          <w:color w:val="000000" w:themeColor="text1"/>
          <w:sz w:val="28"/>
          <w:lang w:val="uk-UA"/>
        </w:rPr>
        <w:t>політики ціноутворення</w:t>
      </w:r>
      <w:r w:rsidRPr="004514DB">
        <w:rPr>
          <w:color w:val="000000" w:themeColor="text1"/>
          <w:sz w:val="28"/>
        </w:rPr>
        <w:t xml:space="preserve"> </w:t>
      </w:r>
      <w:r w:rsidR="0021581B">
        <w:rPr>
          <w:color w:val="000000" w:themeColor="text1"/>
          <w:sz w:val="28"/>
          <w:lang w:val="uk-UA"/>
        </w:rPr>
        <w:t>для продукції</w:t>
      </w:r>
      <w:r w:rsidRPr="004514DB">
        <w:rPr>
          <w:color w:val="000000" w:themeColor="text1"/>
          <w:sz w:val="28"/>
        </w:rPr>
        <w:t xml:space="preserve"> </w:t>
      </w:r>
      <w:r w:rsidR="0021581B">
        <w:rPr>
          <w:color w:val="000000" w:themeColor="text1"/>
          <w:sz w:val="28"/>
          <w:lang w:val="uk-UA"/>
        </w:rPr>
        <w:t>підприємства</w:t>
      </w:r>
      <w:r w:rsidRPr="004514DB">
        <w:rPr>
          <w:color w:val="000000" w:themeColor="text1"/>
          <w:sz w:val="28"/>
        </w:rPr>
        <w:t xml:space="preserve"> ТОВ «К</w:t>
      </w:r>
      <w:proofErr w:type="spellStart"/>
      <w:r w:rsidR="0021581B">
        <w:rPr>
          <w:color w:val="000000" w:themeColor="text1"/>
          <w:sz w:val="28"/>
          <w:lang w:val="uk-UA"/>
        </w:rPr>
        <w:t>иївхліб</w:t>
      </w:r>
      <w:proofErr w:type="spellEnd"/>
      <w:r w:rsidRPr="004514DB">
        <w:rPr>
          <w:color w:val="000000" w:themeColor="text1"/>
          <w:sz w:val="28"/>
        </w:rPr>
        <w:t>»</w:t>
      </w:r>
    </w:p>
    <w:p w14:paraId="6B0B74A5" w14:textId="6B89BEF4"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2.1. </w:t>
      </w:r>
      <w:r w:rsidR="004514DB">
        <w:rPr>
          <w:color w:val="000000" w:themeColor="text1"/>
          <w:sz w:val="28"/>
          <w:lang w:val="uk-UA"/>
        </w:rPr>
        <w:t>Узагальнений огляд та аналіз діяльності підприємства</w:t>
      </w:r>
    </w:p>
    <w:p w14:paraId="3186D7A0" w14:textId="10D345E0" w:rsidR="00350A8E" w:rsidRPr="004514DB"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2.2. </w:t>
      </w:r>
      <w:r w:rsidR="004514DB">
        <w:rPr>
          <w:color w:val="000000" w:themeColor="text1"/>
          <w:sz w:val="28"/>
          <w:lang w:val="uk-UA"/>
        </w:rPr>
        <w:t>Огляд економічних показників підприємства</w:t>
      </w:r>
    </w:p>
    <w:p w14:paraId="1D0AEE5E" w14:textId="7A90E2FA" w:rsidR="00350A8E" w:rsidRPr="00F557E3" w:rsidRDefault="00350A8E" w:rsidP="00D62155">
      <w:pPr>
        <w:spacing w:line="360" w:lineRule="auto"/>
        <w:ind w:left="283" w:firstLine="709"/>
        <w:jc w:val="both"/>
        <w:rPr>
          <w:color w:val="000000" w:themeColor="text1"/>
          <w:sz w:val="28"/>
          <w:lang w:val="uk-UA"/>
        </w:rPr>
      </w:pPr>
      <w:r w:rsidRPr="00970BE6">
        <w:rPr>
          <w:color w:val="000000" w:themeColor="text1"/>
          <w:sz w:val="28"/>
        </w:rPr>
        <w:t xml:space="preserve">2.3. </w:t>
      </w:r>
      <w:r w:rsidR="00F557E3">
        <w:rPr>
          <w:color w:val="000000" w:themeColor="text1"/>
          <w:sz w:val="28"/>
          <w:lang w:val="uk-UA"/>
        </w:rPr>
        <w:t>Дослідження ціноутворення підприємства</w:t>
      </w:r>
    </w:p>
    <w:p w14:paraId="4A30F1D7" w14:textId="6AEC6139" w:rsidR="00D62155" w:rsidRDefault="00350A8E" w:rsidP="00D62155">
      <w:pPr>
        <w:spacing w:line="360" w:lineRule="auto"/>
        <w:jc w:val="both"/>
        <w:rPr>
          <w:color w:val="000000" w:themeColor="text1"/>
          <w:sz w:val="28"/>
          <w:lang w:val="uk-UA"/>
        </w:rPr>
      </w:pPr>
      <w:r w:rsidRPr="00970BE6">
        <w:rPr>
          <w:color w:val="000000" w:themeColor="text1"/>
          <w:sz w:val="28"/>
        </w:rPr>
        <w:t xml:space="preserve">Розділ 3. </w:t>
      </w:r>
      <w:r w:rsidR="00F557E3">
        <w:rPr>
          <w:color w:val="000000" w:themeColor="text1"/>
          <w:sz w:val="28"/>
          <w:lang w:val="uk-UA"/>
        </w:rPr>
        <w:t>Напрямки покращення формування цін на підприємстві ТОВ «Київхліб»</w:t>
      </w:r>
    </w:p>
    <w:p w14:paraId="76C314B5" w14:textId="5E693598" w:rsidR="00F557E3" w:rsidRDefault="00F557E3" w:rsidP="00F557E3">
      <w:pPr>
        <w:tabs>
          <w:tab w:val="left" w:pos="851"/>
          <w:tab w:val="left" w:pos="993"/>
          <w:tab w:val="left" w:pos="1134"/>
        </w:tabs>
        <w:spacing w:line="360" w:lineRule="auto"/>
        <w:jc w:val="both"/>
        <w:rPr>
          <w:color w:val="000000" w:themeColor="text1"/>
          <w:sz w:val="28"/>
          <w:lang w:val="uk-UA"/>
        </w:rPr>
      </w:pPr>
      <w:r>
        <w:rPr>
          <w:color w:val="000000" w:themeColor="text1"/>
          <w:sz w:val="28"/>
          <w:lang w:val="uk-UA"/>
        </w:rPr>
        <w:tab/>
        <w:t xml:space="preserve">  3.1. Оцінка поточного фінансового стану підприємства</w:t>
      </w:r>
    </w:p>
    <w:p w14:paraId="073B0724" w14:textId="10C55D99" w:rsidR="00283655" w:rsidRPr="00F557E3" w:rsidRDefault="00283655" w:rsidP="00F557E3">
      <w:pPr>
        <w:tabs>
          <w:tab w:val="left" w:pos="851"/>
          <w:tab w:val="left" w:pos="993"/>
          <w:tab w:val="left" w:pos="1134"/>
        </w:tabs>
        <w:spacing w:line="360" w:lineRule="auto"/>
        <w:jc w:val="both"/>
        <w:rPr>
          <w:color w:val="000000" w:themeColor="text1"/>
          <w:sz w:val="28"/>
          <w:lang w:val="uk-UA"/>
        </w:rPr>
      </w:pPr>
      <w:r>
        <w:rPr>
          <w:color w:val="000000" w:themeColor="text1"/>
          <w:sz w:val="28"/>
          <w:lang w:val="uk-UA"/>
        </w:rPr>
        <w:tab/>
        <w:t xml:space="preserve">  3.2. Рекомендації щодо покращення стратегії формування цін на продукцію підприємства</w:t>
      </w:r>
    </w:p>
    <w:p w14:paraId="60EC38AE" w14:textId="3C8B61BA" w:rsidR="00350A8E" w:rsidRPr="00970BE6" w:rsidRDefault="00350A8E" w:rsidP="00D62155">
      <w:pPr>
        <w:spacing w:line="360" w:lineRule="auto"/>
        <w:jc w:val="both"/>
        <w:rPr>
          <w:color w:val="000000" w:themeColor="text1"/>
          <w:sz w:val="28"/>
        </w:rPr>
      </w:pPr>
      <w:r w:rsidRPr="00970BE6">
        <w:rPr>
          <w:color w:val="000000" w:themeColor="text1"/>
          <w:sz w:val="28"/>
        </w:rPr>
        <w:t>Висновки</w:t>
      </w:r>
    </w:p>
    <w:p w14:paraId="61475CCD" w14:textId="77777777" w:rsidR="00350A8E" w:rsidRPr="00970BE6" w:rsidRDefault="00350A8E" w:rsidP="00D62155">
      <w:pPr>
        <w:spacing w:line="360" w:lineRule="auto"/>
        <w:jc w:val="both"/>
        <w:rPr>
          <w:color w:val="000000" w:themeColor="text1"/>
          <w:sz w:val="28"/>
        </w:rPr>
      </w:pPr>
      <w:r w:rsidRPr="00970BE6">
        <w:rPr>
          <w:color w:val="000000" w:themeColor="text1"/>
          <w:sz w:val="28"/>
        </w:rPr>
        <w:t>Список використаних джерел</w:t>
      </w:r>
    </w:p>
    <w:p w14:paraId="7DBE77F8" w14:textId="739B3C7A" w:rsidR="0097297A" w:rsidRDefault="00350A8E" w:rsidP="00B436AB">
      <w:pPr>
        <w:spacing w:line="360" w:lineRule="auto"/>
        <w:jc w:val="both"/>
        <w:rPr>
          <w:color w:val="000000" w:themeColor="text1"/>
          <w:sz w:val="28"/>
        </w:rPr>
      </w:pPr>
      <w:r w:rsidRPr="00970BE6">
        <w:rPr>
          <w:color w:val="000000" w:themeColor="text1"/>
          <w:sz w:val="28"/>
        </w:rPr>
        <w:t>Додатки</w:t>
      </w:r>
    </w:p>
    <w:p w14:paraId="3C0C0511" w14:textId="77777777" w:rsidR="00B436AB" w:rsidRPr="00B436AB" w:rsidRDefault="00B436AB" w:rsidP="00B436AB">
      <w:pPr>
        <w:spacing w:line="360" w:lineRule="auto"/>
        <w:jc w:val="both"/>
        <w:rPr>
          <w:color w:val="000000" w:themeColor="text1"/>
          <w:sz w:val="28"/>
        </w:rPr>
      </w:pPr>
    </w:p>
    <w:p w14:paraId="05BA0D23" w14:textId="38464990" w:rsidR="00350A8E" w:rsidRPr="00970BE6" w:rsidRDefault="00350A8E" w:rsidP="00350A8E">
      <w:pPr>
        <w:rPr>
          <w:color w:val="000000" w:themeColor="text1"/>
          <w:sz w:val="28"/>
        </w:rPr>
      </w:pPr>
      <w:r w:rsidRPr="00970BE6">
        <w:rPr>
          <w:color w:val="000000" w:themeColor="text1"/>
          <w:sz w:val="28"/>
        </w:rPr>
        <w:t>Завдання видане “ ” 202</w:t>
      </w:r>
      <w:r w:rsidR="003076AA" w:rsidRPr="00970BE6">
        <w:rPr>
          <w:color w:val="000000" w:themeColor="text1"/>
          <w:sz w:val="28"/>
        </w:rPr>
        <w:t>3</w:t>
      </w:r>
      <w:r w:rsidRPr="00970BE6">
        <w:rPr>
          <w:color w:val="000000" w:themeColor="text1"/>
          <w:sz w:val="28"/>
        </w:rPr>
        <w:t xml:space="preserve"> р.</w:t>
      </w:r>
    </w:p>
    <w:p w14:paraId="4D969948" w14:textId="77777777" w:rsidR="00350A8E" w:rsidRPr="00970BE6" w:rsidRDefault="00350A8E" w:rsidP="00350A8E">
      <w:pPr>
        <w:rPr>
          <w:color w:val="000000" w:themeColor="text1"/>
          <w:sz w:val="28"/>
        </w:rPr>
      </w:pPr>
      <w:r w:rsidRPr="00970BE6">
        <w:rPr>
          <w:color w:val="000000" w:themeColor="text1"/>
          <w:sz w:val="28"/>
        </w:rPr>
        <w:t>Строк виконання роботи “____”___________ 202 р.</w:t>
      </w:r>
    </w:p>
    <w:p w14:paraId="6100FB18" w14:textId="342B427B" w:rsidR="0047222D" w:rsidRPr="00970BE6" w:rsidRDefault="00350A8E" w:rsidP="00350A8E">
      <w:pPr>
        <w:rPr>
          <w:color w:val="000000" w:themeColor="text1"/>
          <w:sz w:val="28"/>
        </w:rPr>
      </w:pPr>
      <w:r w:rsidRPr="00970BE6">
        <w:rPr>
          <w:color w:val="000000" w:themeColor="text1"/>
          <w:sz w:val="28"/>
        </w:rPr>
        <w:t>Керівник курсової роботи ___________</w:t>
      </w:r>
      <w:r w:rsidR="000B6E47" w:rsidRPr="00970BE6">
        <w:rPr>
          <w:color w:val="000000" w:themeColor="text1"/>
          <w:sz w:val="28"/>
          <w:lang w:val="en-US"/>
        </w:rPr>
        <w:t xml:space="preserve"> </w:t>
      </w:r>
      <w:r w:rsidRPr="00970BE6">
        <w:rPr>
          <w:color w:val="000000" w:themeColor="text1"/>
          <w:sz w:val="28"/>
        </w:rPr>
        <w:t>Д.О.Рубанець</w:t>
      </w:r>
      <w:r w:rsidRPr="00970BE6">
        <w:rPr>
          <w:color w:val="000000" w:themeColor="text1"/>
          <w:sz w:val="28"/>
        </w:rPr>
        <w:br w:type="page"/>
      </w:r>
    </w:p>
    <w:p w14:paraId="130170FF" w14:textId="4125D0C2" w:rsidR="00FA5939" w:rsidRPr="00970BE6" w:rsidRDefault="00FA5939" w:rsidP="00FA5939">
      <w:pPr>
        <w:spacing w:line="360" w:lineRule="auto"/>
        <w:ind w:left="284"/>
        <w:jc w:val="center"/>
        <w:rPr>
          <w:b/>
          <w:bCs/>
          <w:color w:val="000000" w:themeColor="text1"/>
          <w:sz w:val="28"/>
        </w:rPr>
      </w:pPr>
      <w:r w:rsidRPr="00970BE6">
        <w:rPr>
          <w:b/>
          <w:bCs/>
          <w:color w:val="000000" w:themeColor="text1"/>
          <w:sz w:val="28"/>
        </w:rPr>
        <w:lastRenderedPageBreak/>
        <w:t>ЗМІСТ</w:t>
      </w:r>
    </w:p>
    <w:p w14:paraId="31C3A23C" w14:textId="0567E1FC" w:rsidR="00351CDC" w:rsidRDefault="00B60DC2" w:rsidP="00351CDC">
      <w:pPr>
        <w:pStyle w:val="TOC1"/>
        <w:tabs>
          <w:tab w:val="right" w:leader="dot" w:pos="9628"/>
        </w:tabs>
        <w:spacing w:line="360" w:lineRule="auto"/>
        <w:rPr>
          <w:rFonts w:asciiTheme="minorHAnsi" w:eastAsiaTheme="minorEastAsia" w:hAnsiTheme="minorHAnsi"/>
          <w:b w:val="0"/>
          <w:noProof/>
          <w:sz w:val="24"/>
          <w:lang w:val="en-DE" w:eastAsia="en-GB"/>
        </w:rPr>
      </w:pPr>
      <w:r w:rsidRPr="00970BE6">
        <w:rPr>
          <w:rFonts w:cs="Times New Roman"/>
          <w:b w:val="0"/>
          <w:color w:val="000000" w:themeColor="text1"/>
        </w:rPr>
        <w:fldChar w:fldCharType="begin"/>
      </w:r>
      <w:r w:rsidRPr="00970BE6">
        <w:rPr>
          <w:rFonts w:cs="Times New Roman"/>
          <w:b w:val="0"/>
          <w:color w:val="000000" w:themeColor="text1"/>
        </w:rPr>
        <w:instrText xml:space="preserve"> TOC \o "1-3" \h \z \u </w:instrText>
      </w:r>
      <w:r w:rsidRPr="00970BE6">
        <w:rPr>
          <w:rFonts w:cs="Times New Roman"/>
          <w:b w:val="0"/>
          <w:color w:val="000000" w:themeColor="text1"/>
        </w:rPr>
        <w:fldChar w:fldCharType="separate"/>
      </w:r>
      <w:hyperlink w:anchor="_Toc130335605" w:history="1">
        <w:r w:rsidR="00351CDC" w:rsidRPr="00727C0C">
          <w:rPr>
            <w:rStyle w:val="Hyperlink"/>
            <w:bCs/>
            <w:noProof/>
          </w:rPr>
          <w:t>ВСТУП</w:t>
        </w:r>
        <w:r w:rsidR="00351CDC">
          <w:rPr>
            <w:noProof/>
            <w:webHidden/>
          </w:rPr>
          <w:tab/>
        </w:r>
        <w:r w:rsidR="00351CDC">
          <w:rPr>
            <w:noProof/>
            <w:webHidden/>
          </w:rPr>
          <w:fldChar w:fldCharType="begin"/>
        </w:r>
        <w:r w:rsidR="00351CDC">
          <w:rPr>
            <w:noProof/>
            <w:webHidden/>
          </w:rPr>
          <w:instrText xml:space="preserve"> PAGEREF _Toc130335605 \h </w:instrText>
        </w:r>
        <w:r w:rsidR="00351CDC">
          <w:rPr>
            <w:noProof/>
            <w:webHidden/>
          </w:rPr>
        </w:r>
        <w:r w:rsidR="00351CDC">
          <w:rPr>
            <w:noProof/>
            <w:webHidden/>
          </w:rPr>
          <w:fldChar w:fldCharType="separate"/>
        </w:r>
        <w:r w:rsidR="00351CDC">
          <w:rPr>
            <w:noProof/>
            <w:webHidden/>
          </w:rPr>
          <w:t>4</w:t>
        </w:r>
        <w:r w:rsidR="00351CDC">
          <w:rPr>
            <w:noProof/>
            <w:webHidden/>
          </w:rPr>
          <w:fldChar w:fldCharType="end"/>
        </w:r>
      </w:hyperlink>
    </w:p>
    <w:p w14:paraId="39339C0F" w14:textId="69D969B6"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06" w:history="1">
        <w:r w:rsidRPr="00727C0C">
          <w:rPr>
            <w:rStyle w:val="Hyperlink"/>
            <w:bCs/>
            <w:noProof/>
          </w:rPr>
          <w:t>РОЗДІЛ 1. ОГЛЯД ОСНОВНИХ ТЕОРЕТИЧНИХ АСПЕКТІВ ФОРМУВАННЯ ЦІН</w:t>
        </w:r>
        <w:r>
          <w:rPr>
            <w:noProof/>
            <w:webHidden/>
          </w:rPr>
          <w:tab/>
        </w:r>
        <w:r>
          <w:rPr>
            <w:noProof/>
            <w:webHidden/>
          </w:rPr>
          <w:fldChar w:fldCharType="begin"/>
        </w:r>
        <w:r>
          <w:rPr>
            <w:noProof/>
            <w:webHidden/>
          </w:rPr>
          <w:instrText xml:space="preserve"> PAGEREF _Toc130335606 \h </w:instrText>
        </w:r>
        <w:r>
          <w:rPr>
            <w:noProof/>
            <w:webHidden/>
          </w:rPr>
        </w:r>
        <w:r>
          <w:rPr>
            <w:noProof/>
            <w:webHidden/>
          </w:rPr>
          <w:fldChar w:fldCharType="separate"/>
        </w:r>
        <w:r>
          <w:rPr>
            <w:noProof/>
            <w:webHidden/>
          </w:rPr>
          <w:t>7</w:t>
        </w:r>
        <w:r>
          <w:rPr>
            <w:noProof/>
            <w:webHidden/>
          </w:rPr>
          <w:fldChar w:fldCharType="end"/>
        </w:r>
      </w:hyperlink>
    </w:p>
    <w:p w14:paraId="0BF6B123" w14:textId="4C4D1346" w:rsidR="00351CDC" w:rsidRDefault="00351CDC" w:rsidP="00351CDC">
      <w:pPr>
        <w:pStyle w:val="TOC2"/>
        <w:tabs>
          <w:tab w:val="left" w:pos="960"/>
          <w:tab w:val="right" w:leader="dot" w:pos="9628"/>
        </w:tabs>
        <w:spacing w:line="360" w:lineRule="auto"/>
        <w:rPr>
          <w:rFonts w:asciiTheme="minorHAnsi" w:eastAsiaTheme="minorEastAsia" w:hAnsiTheme="minorHAnsi"/>
          <w:noProof/>
          <w:sz w:val="24"/>
          <w:lang w:val="en-DE" w:eastAsia="en-GB"/>
        </w:rPr>
      </w:pPr>
      <w:hyperlink w:anchor="_Toc130335607" w:history="1">
        <w:r w:rsidRPr="00727C0C">
          <w:rPr>
            <w:rStyle w:val="Hyperlink"/>
            <w:rFonts w:cs="Times New Roman"/>
            <w:b/>
            <w:bCs/>
            <w:noProof/>
          </w:rPr>
          <w:t>1.1.</w:t>
        </w:r>
        <w:r>
          <w:rPr>
            <w:rFonts w:asciiTheme="minorHAnsi" w:eastAsiaTheme="minorEastAsia" w:hAnsiTheme="minorHAnsi"/>
            <w:noProof/>
            <w:sz w:val="24"/>
            <w:lang w:val="en-DE" w:eastAsia="en-GB"/>
          </w:rPr>
          <w:tab/>
        </w:r>
        <w:r w:rsidRPr="00727C0C">
          <w:rPr>
            <w:rStyle w:val="Hyperlink"/>
            <w:rFonts w:cs="Times New Roman"/>
            <w:b/>
            <w:bCs/>
            <w:noProof/>
          </w:rPr>
          <w:t>Основні поняття ціноутворення на підприємстві</w:t>
        </w:r>
        <w:r>
          <w:rPr>
            <w:noProof/>
            <w:webHidden/>
          </w:rPr>
          <w:tab/>
        </w:r>
        <w:r>
          <w:rPr>
            <w:noProof/>
            <w:webHidden/>
          </w:rPr>
          <w:fldChar w:fldCharType="begin"/>
        </w:r>
        <w:r>
          <w:rPr>
            <w:noProof/>
            <w:webHidden/>
          </w:rPr>
          <w:instrText xml:space="preserve"> PAGEREF _Toc130335607 \h </w:instrText>
        </w:r>
        <w:r>
          <w:rPr>
            <w:noProof/>
            <w:webHidden/>
          </w:rPr>
        </w:r>
        <w:r>
          <w:rPr>
            <w:noProof/>
            <w:webHidden/>
          </w:rPr>
          <w:fldChar w:fldCharType="separate"/>
        </w:r>
        <w:r>
          <w:rPr>
            <w:noProof/>
            <w:webHidden/>
          </w:rPr>
          <w:t>7</w:t>
        </w:r>
        <w:r>
          <w:rPr>
            <w:noProof/>
            <w:webHidden/>
          </w:rPr>
          <w:fldChar w:fldCharType="end"/>
        </w:r>
      </w:hyperlink>
    </w:p>
    <w:p w14:paraId="11F63C59" w14:textId="4728E214" w:rsidR="00351CDC" w:rsidRDefault="00351CDC" w:rsidP="00351CDC">
      <w:pPr>
        <w:pStyle w:val="TOC2"/>
        <w:tabs>
          <w:tab w:val="left" w:pos="960"/>
          <w:tab w:val="right" w:leader="dot" w:pos="9628"/>
        </w:tabs>
        <w:spacing w:line="360" w:lineRule="auto"/>
        <w:rPr>
          <w:rFonts w:asciiTheme="minorHAnsi" w:eastAsiaTheme="minorEastAsia" w:hAnsiTheme="minorHAnsi"/>
          <w:noProof/>
          <w:sz w:val="24"/>
          <w:lang w:val="en-DE" w:eastAsia="en-GB"/>
        </w:rPr>
      </w:pPr>
      <w:hyperlink w:anchor="_Toc130335608" w:history="1">
        <w:r w:rsidRPr="00727C0C">
          <w:rPr>
            <w:rStyle w:val="Hyperlink"/>
            <w:rFonts w:cs="Times New Roman"/>
            <w:b/>
            <w:bCs/>
            <w:noProof/>
            <w:lang w:val="en-GB"/>
          </w:rPr>
          <w:t>1.2.</w:t>
        </w:r>
        <w:r>
          <w:rPr>
            <w:rFonts w:asciiTheme="minorHAnsi" w:eastAsiaTheme="minorEastAsia" w:hAnsiTheme="minorHAnsi"/>
            <w:noProof/>
            <w:sz w:val="24"/>
            <w:lang w:val="en-DE" w:eastAsia="en-GB"/>
          </w:rPr>
          <w:tab/>
        </w:r>
        <w:r w:rsidRPr="00727C0C">
          <w:rPr>
            <w:rStyle w:val="Hyperlink"/>
            <w:rFonts w:cs="Times New Roman"/>
            <w:b/>
            <w:bCs/>
            <w:noProof/>
            <w:lang w:val="en-GB"/>
          </w:rPr>
          <w:t>Формування цін в залежності від виробничих факторів</w:t>
        </w:r>
        <w:r>
          <w:rPr>
            <w:noProof/>
            <w:webHidden/>
          </w:rPr>
          <w:tab/>
        </w:r>
        <w:r>
          <w:rPr>
            <w:noProof/>
            <w:webHidden/>
          </w:rPr>
          <w:fldChar w:fldCharType="begin"/>
        </w:r>
        <w:r>
          <w:rPr>
            <w:noProof/>
            <w:webHidden/>
          </w:rPr>
          <w:instrText xml:space="preserve"> PAGEREF _Toc130335608 \h </w:instrText>
        </w:r>
        <w:r>
          <w:rPr>
            <w:noProof/>
            <w:webHidden/>
          </w:rPr>
        </w:r>
        <w:r>
          <w:rPr>
            <w:noProof/>
            <w:webHidden/>
          </w:rPr>
          <w:fldChar w:fldCharType="separate"/>
        </w:r>
        <w:r>
          <w:rPr>
            <w:noProof/>
            <w:webHidden/>
          </w:rPr>
          <w:t>10</w:t>
        </w:r>
        <w:r>
          <w:rPr>
            <w:noProof/>
            <w:webHidden/>
          </w:rPr>
          <w:fldChar w:fldCharType="end"/>
        </w:r>
      </w:hyperlink>
    </w:p>
    <w:p w14:paraId="2E75D163" w14:textId="41FA872D" w:rsidR="00351CDC" w:rsidRDefault="00351CDC" w:rsidP="00351CDC">
      <w:pPr>
        <w:pStyle w:val="TOC2"/>
        <w:tabs>
          <w:tab w:val="left" w:pos="960"/>
          <w:tab w:val="right" w:leader="dot" w:pos="9628"/>
        </w:tabs>
        <w:spacing w:line="360" w:lineRule="auto"/>
        <w:rPr>
          <w:rFonts w:asciiTheme="minorHAnsi" w:eastAsiaTheme="minorEastAsia" w:hAnsiTheme="minorHAnsi"/>
          <w:noProof/>
          <w:sz w:val="24"/>
          <w:lang w:val="en-DE" w:eastAsia="en-GB"/>
        </w:rPr>
      </w:pPr>
      <w:hyperlink w:anchor="_Toc130335609" w:history="1">
        <w:r w:rsidRPr="00727C0C">
          <w:rPr>
            <w:rStyle w:val="Hyperlink"/>
            <w:rFonts w:cs="Times New Roman"/>
            <w:b/>
            <w:bCs/>
            <w:noProof/>
          </w:rPr>
          <w:t>1.3.</w:t>
        </w:r>
        <w:r>
          <w:rPr>
            <w:rFonts w:asciiTheme="minorHAnsi" w:eastAsiaTheme="minorEastAsia" w:hAnsiTheme="minorHAnsi"/>
            <w:noProof/>
            <w:sz w:val="24"/>
            <w:lang w:val="en-DE" w:eastAsia="en-GB"/>
          </w:rPr>
          <w:tab/>
        </w:r>
        <w:r w:rsidRPr="00727C0C">
          <w:rPr>
            <w:rStyle w:val="Hyperlink"/>
            <w:rFonts w:cs="Times New Roman"/>
            <w:b/>
            <w:bCs/>
            <w:noProof/>
            <w:lang w:val="en-GB"/>
          </w:rPr>
          <w:t>Методологія розрахунку ціни продукції</w:t>
        </w:r>
        <w:r>
          <w:rPr>
            <w:noProof/>
            <w:webHidden/>
          </w:rPr>
          <w:tab/>
        </w:r>
        <w:r>
          <w:rPr>
            <w:noProof/>
            <w:webHidden/>
          </w:rPr>
          <w:fldChar w:fldCharType="begin"/>
        </w:r>
        <w:r>
          <w:rPr>
            <w:noProof/>
            <w:webHidden/>
          </w:rPr>
          <w:instrText xml:space="preserve"> PAGEREF _Toc130335609 \h </w:instrText>
        </w:r>
        <w:r>
          <w:rPr>
            <w:noProof/>
            <w:webHidden/>
          </w:rPr>
        </w:r>
        <w:r>
          <w:rPr>
            <w:noProof/>
            <w:webHidden/>
          </w:rPr>
          <w:fldChar w:fldCharType="separate"/>
        </w:r>
        <w:r>
          <w:rPr>
            <w:noProof/>
            <w:webHidden/>
          </w:rPr>
          <w:t>12</w:t>
        </w:r>
        <w:r>
          <w:rPr>
            <w:noProof/>
            <w:webHidden/>
          </w:rPr>
          <w:fldChar w:fldCharType="end"/>
        </w:r>
      </w:hyperlink>
    </w:p>
    <w:p w14:paraId="78EE9F80" w14:textId="7957680E" w:rsidR="00351CDC" w:rsidRDefault="00351CDC" w:rsidP="00351CDC">
      <w:pPr>
        <w:pStyle w:val="TOC2"/>
        <w:tabs>
          <w:tab w:val="left" w:pos="960"/>
          <w:tab w:val="right" w:leader="dot" w:pos="9628"/>
        </w:tabs>
        <w:spacing w:line="360" w:lineRule="auto"/>
        <w:rPr>
          <w:rFonts w:asciiTheme="minorHAnsi" w:eastAsiaTheme="minorEastAsia" w:hAnsiTheme="minorHAnsi"/>
          <w:noProof/>
          <w:sz w:val="24"/>
          <w:lang w:val="en-DE" w:eastAsia="en-GB"/>
        </w:rPr>
      </w:pPr>
      <w:hyperlink w:anchor="_Toc130335610" w:history="1">
        <w:r w:rsidRPr="00727C0C">
          <w:rPr>
            <w:rStyle w:val="Hyperlink"/>
            <w:rFonts w:cs="Times New Roman"/>
            <w:b/>
            <w:bCs/>
            <w:noProof/>
          </w:rPr>
          <w:t>1.4.</w:t>
        </w:r>
        <w:r>
          <w:rPr>
            <w:rFonts w:asciiTheme="minorHAnsi" w:eastAsiaTheme="minorEastAsia" w:hAnsiTheme="minorHAnsi"/>
            <w:noProof/>
            <w:sz w:val="24"/>
            <w:lang w:val="en-DE" w:eastAsia="en-GB"/>
          </w:rPr>
          <w:tab/>
        </w:r>
        <w:r w:rsidRPr="00727C0C">
          <w:rPr>
            <w:rStyle w:val="Hyperlink"/>
            <w:rFonts w:cs="Times New Roman"/>
            <w:b/>
            <w:bCs/>
            <w:noProof/>
          </w:rPr>
          <w:t>Моделі ціноутворення на основі різноманітних факторів</w:t>
        </w:r>
        <w:r>
          <w:rPr>
            <w:noProof/>
            <w:webHidden/>
          </w:rPr>
          <w:tab/>
        </w:r>
        <w:r>
          <w:rPr>
            <w:noProof/>
            <w:webHidden/>
          </w:rPr>
          <w:fldChar w:fldCharType="begin"/>
        </w:r>
        <w:r>
          <w:rPr>
            <w:noProof/>
            <w:webHidden/>
          </w:rPr>
          <w:instrText xml:space="preserve"> PAGEREF _Toc130335610 \h </w:instrText>
        </w:r>
        <w:r>
          <w:rPr>
            <w:noProof/>
            <w:webHidden/>
          </w:rPr>
        </w:r>
        <w:r>
          <w:rPr>
            <w:noProof/>
            <w:webHidden/>
          </w:rPr>
          <w:fldChar w:fldCharType="separate"/>
        </w:r>
        <w:r>
          <w:rPr>
            <w:noProof/>
            <w:webHidden/>
          </w:rPr>
          <w:t>15</w:t>
        </w:r>
        <w:r>
          <w:rPr>
            <w:noProof/>
            <w:webHidden/>
          </w:rPr>
          <w:fldChar w:fldCharType="end"/>
        </w:r>
      </w:hyperlink>
    </w:p>
    <w:p w14:paraId="7569D7D9" w14:textId="6EB1316C"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11" w:history="1">
        <w:r w:rsidRPr="00727C0C">
          <w:rPr>
            <w:rStyle w:val="Hyperlink"/>
            <w:bCs/>
            <w:noProof/>
          </w:rPr>
          <w:t>РОЗДІЛ 2. ДОСЛІДЖЕННЯ ПОЛІТИКИ ЦІНОУТВОРЕННЯ ДЛЯ ПРОДУКЦІЇ ПІДПРИЄМСТВА ТОВ «КИЇВХЛІБ»</w:t>
        </w:r>
        <w:r>
          <w:rPr>
            <w:noProof/>
            <w:webHidden/>
          </w:rPr>
          <w:tab/>
        </w:r>
        <w:r>
          <w:rPr>
            <w:noProof/>
            <w:webHidden/>
          </w:rPr>
          <w:fldChar w:fldCharType="begin"/>
        </w:r>
        <w:r>
          <w:rPr>
            <w:noProof/>
            <w:webHidden/>
          </w:rPr>
          <w:instrText xml:space="preserve"> PAGEREF _Toc130335611 \h </w:instrText>
        </w:r>
        <w:r>
          <w:rPr>
            <w:noProof/>
            <w:webHidden/>
          </w:rPr>
        </w:r>
        <w:r>
          <w:rPr>
            <w:noProof/>
            <w:webHidden/>
          </w:rPr>
          <w:fldChar w:fldCharType="separate"/>
        </w:r>
        <w:r>
          <w:rPr>
            <w:noProof/>
            <w:webHidden/>
          </w:rPr>
          <w:t>20</w:t>
        </w:r>
        <w:r>
          <w:rPr>
            <w:noProof/>
            <w:webHidden/>
          </w:rPr>
          <w:fldChar w:fldCharType="end"/>
        </w:r>
      </w:hyperlink>
    </w:p>
    <w:p w14:paraId="788AA4D4" w14:textId="181E98E5"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2" w:history="1">
        <w:r w:rsidRPr="00727C0C">
          <w:rPr>
            <w:rStyle w:val="Hyperlink"/>
            <w:b/>
            <w:bCs/>
            <w:noProof/>
          </w:rPr>
          <w:t>2.1. Узагальнений огляд та аналіз діяльності підприємства</w:t>
        </w:r>
        <w:r>
          <w:rPr>
            <w:noProof/>
            <w:webHidden/>
          </w:rPr>
          <w:tab/>
        </w:r>
        <w:r>
          <w:rPr>
            <w:noProof/>
            <w:webHidden/>
          </w:rPr>
          <w:fldChar w:fldCharType="begin"/>
        </w:r>
        <w:r>
          <w:rPr>
            <w:noProof/>
            <w:webHidden/>
          </w:rPr>
          <w:instrText xml:space="preserve"> PAGEREF _Toc130335612 \h </w:instrText>
        </w:r>
        <w:r>
          <w:rPr>
            <w:noProof/>
            <w:webHidden/>
          </w:rPr>
        </w:r>
        <w:r>
          <w:rPr>
            <w:noProof/>
            <w:webHidden/>
          </w:rPr>
          <w:fldChar w:fldCharType="separate"/>
        </w:r>
        <w:r>
          <w:rPr>
            <w:noProof/>
            <w:webHidden/>
          </w:rPr>
          <w:t>20</w:t>
        </w:r>
        <w:r>
          <w:rPr>
            <w:noProof/>
            <w:webHidden/>
          </w:rPr>
          <w:fldChar w:fldCharType="end"/>
        </w:r>
      </w:hyperlink>
    </w:p>
    <w:p w14:paraId="79E242BC" w14:textId="60065233"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3" w:history="1">
        <w:r w:rsidRPr="00727C0C">
          <w:rPr>
            <w:rStyle w:val="Hyperlink"/>
            <w:b/>
            <w:bCs/>
            <w:noProof/>
          </w:rPr>
          <w:t>2.2. Огляд економічних показників підприємства</w:t>
        </w:r>
        <w:r>
          <w:rPr>
            <w:noProof/>
            <w:webHidden/>
          </w:rPr>
          <w:tab/>
        </w:r>
        <w:r>
          <w:rPr>
            <w:noProof/>
            <w:webHidden/>
          </w:rPr>
          <w:fldChar w:fldCharType="begin"/>
        </w:r>
        <w:r>
          <w:rPr>
            <w:noProof/>
            <w:webHidden/>
          </w:rPr>
          <w:instrText xml:space="preserve"> PAGEREF _Toc130335613 \h </w:instrText>
        </w:r>
        <w:r>
          <w:rPr>
            <w:noProof/>
            <w:webHidden/>
          </w:rPr>
        </w:r>
        <w:r>
          <w:rPr>
            <w:noProof/>
            <w:webHidden/>
          </w:rPr>
          <w:fldChar w:fldCharType="separate"/>
        </w:r>
        <w:r>
          <w:rPr>
            <w:noProof/>
            <w:webHidden/>
          </w:rPr>
          <w:t>25</w:t>
        </w:r>
        <w:r>
          <w:rPr>
            <w:noProof/>
            <w:webHidden/>
          </w:rPr>
          <w:fldChar w:fldCharType="end"/>
        </w:r>
      </w:hyperlink>
    </w:p>
    <w:p w14:paraId="782731E3" w14:textId="03691C06"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4" w:history="1">
        <w:r w:rsidRPr="00727C0C">
          <w:rPr>
            <w:rStyle w:val="Hyperlink"/>
            <w:b/>
            <w:bCs/>
            <w:noProof/>
            <w:lang w:val="en-US"/>
          </w:rPr>
          <w:t xml:space="preserve">2.3. </w:t>
        </w:r>
        <w:r w:rsidRPr="00727C0C">
          <w:rPr>
            <w:rStyle w:val="Hyperlink"/>
            <w:b/>
            <w:bCs/>
            <w:noProof/>
          </w:rPr>
          <w:t>Дослідження ціноутворення підприємства</w:t>
        </w:r>
        <w:r>
          <w:rPr>
            <w:noProof/>
            <w:webHidden/>
          </w:rPr>
          <w:tab/>
        </w:r>
        <w:r>
          <w:rPr>
            <w:noProof/>
            <w:webHidden/>
          </w:rPr>
          <w:fldChar w:fldCharType="begin"/>
        </w:r>
        <w:r>
          <w:rPr>
            <w:noProof/>
            <w:webHidden/>
          </w:rPr>
          <w:instrText xml:space="preserve"> PAGEREF _Toc130335614 \h </w:instrText>
        </w:r>
        <w:r>
          <w:rPr>
            <w:noProof/>
            <w:webHidden/>
          </w:rPr>
        </w:r>
        <w:r>
          <w:rPr>
            <w:noProof/>
            <w:webHidden/>
          </w:rPr>
          <w:fldChar w:fldCharType="separate"/>
        </w:r>
        <w:r>
          <w:rPr>
            <w:noProof/>
            <w:webHidden/>
          </w:rPr>
          <w:t>27</w:t>
        </w:r>
        <w:r>
          <w:rPr>
            <w:noProof/>
            <w:webHidden/>
          </w:rPr>
          <w:fldChar w:fldCharType="end"/>
        </w:r>
      </w:hyperlink>
    </w:p>
    <w:p w14:paraId="12B1BA98" w14:textId="708CD4F7"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5" w:history="1">
        <w:r w:rsidRPr="00727C0C">
          <w:rPr>
            <w:rStyle w:val="Hyperlink"/>
            <w:b/>
            <w:bCs/>
            <w:noProof/>
          </w:rPr>
          <w:t>2.4. Розрахунок формування ціни на хліб</w:t>
        </w:r>
        <w:r>
          <w:rPr>
            <w:noProof/>
            <w:webHidden/>
          </w:rPr>
          <w:tab/>
        </w:r>
        <w:r>
          <w:rPr>
            <w:noProof/>
            <w:webHidden/>
          </w:rPr>
          <w:fldChar w:fldCharType="begin"/>
        </w:r>
        <w:r>
          <w:rPr>
            <w:noProof/>
            <w:webHidden/>
          </w:rPr>
          <w:instrText xml:space="preserve"> PAGEREF _Toc130335615 \h </w:instrText>
        </w:r>
        <w:r>
          <w:rPr>
            <w:noProof/>
            <w:webHidden/>
          </w:rPr>
        </w:r>
        <w:r>
          <w:rPr>
            <w:noProof/>
            <w:webHidden/>
          </w:rPr>
          <w:fldChar w:fldCharType="separate"/>
        </w:r>
        <w:r>
          <w:rPr>
            <w:noProof/>
            <w:webHidden/>
          </w:rPr>
          <w:t>30</w:t>
        </w:r>
        <w:r>
          <w:rPr>
            <w:noProof/>
            <w:webHidden/>
          </w:rPr>
          <w:fldChar w:fldCharType="end"/>
        </w:r>
      </w:hyperlink>
    </w:p>
    <w:p w14:paraId="475006B3" w14:textId="1A7518D9"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16" w:history="1">
        <w:r w:rsidRPr="00727C0C">
          <w:rPr>
            <w:rStyle w:val="Hyperlink"/>
            <w:bCs/>
            <w:noProof/>
          </w:rPr>
          <w:t>РОЗДІЛ 3. НАПРЯМКИ ПОКРАЩЕННЯ ЦІНОУТВОРЕННЯ НА ПІДПРИЄМСТВІ ТОВ «КИЇВХЛІБ»</w:t>
        </w:r>
        <w:r>
          <w:rPr>
            <w:noProof/>
            <w:webHidden/>
          </w:rPr>
          <w:tab/>
        </w:r>
        <w:r>
          <w:rPr>
            <w:noProof/>
            <w:webHidden/>
          </w:rPr>
          <w:fldChar w:fldCharType="begin"/>
        </w:r>
        <w:r>
          <w:rPr>
            <w:noProof/>
            <w:webHidden/>
          </w:rPr>
          <w:instrText xml:space="preserve"> PAGEREF _Toc130335616 \h </w:instrText>
        </w:r>
        <w:r>
          <w:rPr>
            <w:noProof/>
            <w:webHidden/>
          </w:rPr>
        </w:r>
        <w:r>
          <w:rPr>
            <w:noProof/>
            <w:webHidden/>
          </w:rPr>
          <w:fldChar w:fldCharType="separate"/>
        </w:r>
        <w:r>
          <w:rPr>
            <w:noProof/>
            <w:webHidden/>
          </w:rPr>
          <w:t>34</w:t>
        </w:r>
        <w:r>
          <w:rPr>
            <w:noProof/>
            <w:webHidden/>
          </w:rPr>
          <w:fldChar w:fldCharType="end"/>
        </w:r>
      </w:hyperlink>
    </w:p>
    <w:p w14:paraId="641DE4AE" w14:textId="6F8A207F"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7" w:history="1">
        <w:r w:rsidRPr="00727C0C">
          <w:rPr>
            <w:rStyle w:val="Hyperlink"/>
            <w:b/>
            <w:bCs/>
            <w:noProof/>
          </w:rPr>
          <w:t>3.1. Оцінка поточного фінансового стану підприємства</w:t>
        </w:r>
        <w:r>
          <w:rPr>
            <w:noProof/>
            <w:webHidden/>
          </w:rPr>
          <w:tab/>
        </w:r>
        <w:r>
          <w:rPr>
            <w:noProof/>
            <w:webHidden/>
          </w:rPr>
          <w:fldChar w:fldCharType="begin"/>
        </w:r>
        <w:r>
          <w:rPr>
            <w:noProof/>
            <w:webHidden/>
          </w:rPr>
          <w:instrText xml:space="preserve"> PAGEREF _Toc130335617 \h </w:instrText>
        </w:r>
        <w:r>
          <w:rPr>
            <w:noProof/>
            <w:webHidden/>
          </w:rPr>
        </w:r>
        <w:r>
          <w:rPr>
            <w:noProof/>
            <w:webHidden/>
          </w:rPr>
          <w:fldChar w:fldCharType="separate"/>
        </w:r>
        <w:r>
          <w:rPr>
            <w:noProof/>
            <w:webHidden/>
          </w:rPr>
          <w:t>34</w:t>
        </w:r>
        <w:r>
          <w:rPr>
            <w:noProof/>
            <w:webHidden/>
          </w:rPr>
          <w:fldChar w:fldCharType="end"/>
        </w:r>
      </w:hyperlink>
    </w:p>
    <w:p w14:paraId="69DAD760" w14:textId="1394ABD7" w:rsidR="00351CDC" w:rsidRDefault="00351CDC" w:rsidP="00351CDC">
      <w:pPr>
        <w:pStyle w:val="TOC2"/>
        <w:tabs>
          <w:tab w:val="right" w:leader="dot" w:pos="9628"/>
        </w:tabs>
        <w:spacing w:line="360" w:lineRule="auto"/>
        <w:rPr>
          <w:rFonts w:asciiTheme="minorHAnsi" w:eastAsiaTheme="minorEastAsia" w:hAnsiTheme="minorHAnsi"/>
          <w:noProof/>
          <w:sz w:val="24"/>
          <w:lang w:val="en-DE" w:eastAsia="en-GB"/>
        </w:rPr>
      </w:pPr>
      <w:hyperlink w:anchor="_Toc130335618" w:history="1">
        <w:r w:rsidRPr="00727C0C">
          <w:rPr>
            <w:rStyle w:val="Hyperlink"/>
            <w:b/>
            <w:bCs/>
            <w:noProof/>
          </w:rPr>
          <w:t>3.2. Рекомендації щодо покращення стратегії формування цін на продукцію підприємства</w:t>
        </w:r>
        <w:r>
          <w:rPr>
            <w:noProof/>
            <w:webHidden/>
          </w:rPr>
          <w:tab/>
        </w:r>
        <w:r>
          <w:rPr>
            <w:noProof/>
            <w:webHidden/>
          </w:rPr>
          <w:fldChar w:fldCharType="begin"/>
        </w:r>
        <w:r>
          <w:rPr>
            <w:noProof/>
            <w:webHidden/>
          </w:rPr>
          <w:instrText xml:space="preserve"> PAGEREF _Toc130335618 \h </w:instrText>
        </w:r>
        <w:r>
          <w:rPr>
            <w:noProof/>
            <w:webHidden/>
          </w:rPr>
        </w:r>
        <w:r>
          <w:rPr>
            <w:noProof/>
            <w:webHidden/>
          </w:rPr>
          <w:fldChar w:fldCharType="separate"/>
        </w:r>
        <w:r>
          <w:rPr>
            <w:noProof/>
            <w:webHidden/>
          </w:rPr>
          <w:t>37</w:t>
        </w:r>
        <w:r>
          <w:rPr>
            <w:noProof/>
            <w:webHidden/>
          </w:rPr>
          <w:fldChar w:fldCharType="end"/>
        </w:r>
      </w:hyperlink>
    </w:p>
    <w:p w14:paraId="0B857ADC" w14:textId="07586F77"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19" w:history="1">
        <w:r w:rsidRPr="00727C0C">
          <w:rPr>
            <w:rStyle w:val="Hyperlink"/>
            <w:bCs/>
            <w:noProof/>
          </w:rPr>
          <w:t>ВИСНОВКИ</w:t>
        </w:r>
        <w:r>
          <w:rPr>
            <w:noProof/>
            <w:webHidden/>
          </w:rPr>
          <w:tab/>
        </w:r>
        <w:r>
          <w:rPr>
            <w:noProof/>
            <w:webHidden/>
          </w:rPr>
          <w:fldChar w:fldCharType="begin"/>
        </w:r>
        <w:r>
          <w:rPr>
            <w:noProof/>
            <w:webHidden/>
          </w:rPr>
          <w:instrText xml:space="preserve"> PAGEREF _Toc130335619 \h </w:instrText>
        </w:r>
        <w:r>
          <w:rPr>
            <w:noProof/>
            <w:webHidden/>
          </w:rPr>
        </w:r>
        <w:r>
          <w:rPr>
            <w:noProof/>
            <w:webHidden/>
          </w:rPr>
          <w:fldChar w:fldCharType="separate"/>
        </w:r>
        <w:r>
          <w:rPr>
            <w:noProof/>
            <w:webHidden/>
          </w:rPr>
          <w:t>39</w:t>
        </w:r>
        <w:r>
          <w:rPr>
            <w:noProof/>
            <w:webHidden/>
          </w:rPr>
          <w:fldChar w:fldCharType="end"/>
        </w:r>
      </w:hyperlink>
    </w:p>
    <w:p w14:paraId="1AC6FC80" w14:textId="5508A6E6"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20" w:history="1">
        <w:r w:rsidRPr="00727C0C">
          <w:rPr>
            <w:rStyle w:val="Hyperlink"/>
            <w:bCs/>
            <w:noProof/>
          </w:rPr>
          <w:t>СПИСОК ВИКОРИСТАНИХ ДЖЕРЕЛ</w:t>
        </w:r>
        <w:r>
          <w:rPr>
            <w:noProof/>
            <w:webHidden/>
          </w:rPr>
          <w:tab/>
        </w:r>
        <w:r>
          <w:rPr>
            <w:noProof/>
            <w:webHidden/>
          </w:rPr>
          <w:fldChar w:fldCharType="begin"/>
        </w:r>
        <w:r>
          <w:rPr>
            <w:noProof/>
            <w:webHidden/>
          </w:rPr>
          <w:instrText xml:space="preserve"> PAGEREF _Toc130335620 \h </w:instrText>
        </w:r>
        <w:r>
          <w:rPr>
            <w:noProof/>
            <w:webHidden/>
          </w:rPr>
        </w:r>
        <w:r>
          <w:rPr>
            <w:noProof/>
            <w:webHidden/>
          </w:rPr>
          <w:fldChar w:fldCharType="separate"/>
        </w:r>
        <w:r>
          <w:rPr>
            <w:noProof/>
            <w:webHidden/>
          </w:rPr>
          <w:t>41</w:t>
        </w:r>
        <w:r>
          <w:rPr>
            <w:noProof/>
            <w:webHidden/>
          </w:rPr>
          <w:fldChar w:fldCharType="end"/>
        </w:r>
      </w:hyperlink>
    </w:p>
    <w:p w14:paraId="5ED18547" w14:textId="7B3256BE" w:rsidR="00351CDC" w:rsidRDefault="00351CDC" w:rsidP="00351CDC">
      <w:pPr>
        <w:pStyle w:val="TOC1"/>
        <w:tabs>
          <w:tab w:val="right" w:leader="dot" w:pos="9628"/>
        </w:tabs>
        <w:spacing w:line="360" w:lineRule="auto"/>
        <w:rPr>
          <w:rFonts w:asciiTheme="minorHAnsi" w:eastAsiaTheme="minorEastAsia" w:hAnsiTheme="minorHAnsi"/>
          <w:b w:val="0"/>
          <w:noProof/>
          <w:sz w:val="24"/>
          <w:lang w:val="en-DE" w:eastAsia="en-GB"/>
        </w:rPr>
      </w:pPr>
      <w:hyperlink w:anchor="_Toc130335621" w:history="1">
        <w:r w:rsidRPr="00727C0C">
          <w:rPr>
            <w:rStyle w:val="Hyperlink"/>
            <w:rFonts w:cs="Times New Roman"/>
            <w:bCs/>
            <w:noProof/>
          </w:rPr>
          <w:t>ДОДАТОК А</w:t>
        </w:r>
        <w:r>
          <w:rPr>
            <w:noProof/>
            <w:webHidden/>
          </w:rPr>
          <w:tab/>
        </w:r>
        <w:r>
          <w:rPr>
            <w:noProof/>
            <w:webHidden/>
          </w:rPr>
          <w:fldChar w:fldCharType="begin"/>
        </w:r>
        <w:r>
          <w:rPr>
            <w:noProof/>
            <w:webHidden/>
          </w:rPr>
          <w:instrText xml:space="preserve"> PAGEREF _Toc130335621 \h </w:instrText>
        </w:r>
        <w:r>
          <w:rPr>
            <w:noProof/>
            <w:webHidden/>
          </w:rPr>
        </w:r>
        <w:r>
          <w:rPr>
            <w:noProof/>
            <w:webHidden/>
          </w:rPr>
          <w:fldChar w:fldCharType="separate"/>
        </w:r>
        <w:r>
          <w:rPr>
            <w:noProof/>
            <w:webHidden/>
          </w:rPr>
          <w:t>43</w:t>
        </w:r>
        <w:r>
          <w:rPr>
            <w:noProof/>
            <w:webHidden/>
          </w:rPr>
          <w:fldChar w:fldCharType="end"/>
        </w:r>
      </w:hyperlink>
    </w:p>
    <w:p w14:paraId="49B10BC0" w14:textId="26F2D946" w:rsidR="002E76DE" w:rsidRPr="00970BE6" w:rsidRDefault="00B60DC2" w:rsidP="00351CDC">
      <w:pPr>
        <w:spacing w:line="360" w:lineRule="auto"/>
        <w:ind w:left="284"/>
        <w:jc w:val="both"/>
        <w:rPr>
          <w:color w:val="000000" w:themeColor="text1"/>
          <w:sz w:val="28"/>
        </w:rPr>
      </w:pPr>
      <w:r w:rsidRPr="00970BE6">
        <w:rPr>
          <w:b/>
          <w:color w:val="000000" w:themeColor="text1"/>
          <w:sz w:val="28"/>
        </w:rPr>
        <w:fldChar w:fldCharType="end"/>
      </w:r>
    </w:p>
    <w:p w14:paraId="7852A85A" w14:textId="16117983" w:rsidR="00A00396" w:rsidRPr="00970BE6" w:rsidRDefault="00A00396" w:rsidP="002E76DE">
      <w:pPr>
        <w:spacing w:line="360" w:lineRule="auto"/>
        <w:ind w:left="284"/>
        <w:jc w:val="both"/>
        <w:rPr>
          <w:color w:val="000000" w:themeColor="text1"/>
          <w:sz w:val="28"/>
        </w:rPr>
      </w:pPr>
    </w:p>
    <w:p w14:paraId="376F50F6" w14:textId="4481B3F3" w:rsidR="00A00396" w:rsidRPr="00970BE6" w:rsidRDefault="00A00396">
      <w:pPr>
        <w:rPr>
          <w:color w:val="000000" w:themeColor="text1"/>
          <w:sz w:val="28"/>
          <w:lang w:val="en-US"/>
        </w:rPr>
      </w:pPr>
      <w:r w:rsidRPr="00970BE6">
        <w:rPr>
          <w:color w:val="000000" w:themeColor="text1"/>
          <w:sz w:val="28"/>
        </w:rPr>
        <w:br w:type="page"/>
      </w:r>
    </w:p>
    <w:p w14:paraId="3EE14F2A" w14:textId="27CDD4F2" w:rsidR="00A00396" w:rsidRPr="00970BE6" w:rsidRDefault="00A00396" w:rsidP="002862A7">
      <w:pPr>
        <w:spacing w:line="360" w:lineRule="auto"/>
        <w:ind w:left="284"/>
        <w:jc w:val="center"/>
        <w:outlineLvl w:val="0"/>
        <w:rPr>
          <w:b/>
          <w:bCs/>
          <w:color w:val="000000" w:themeColor="text1"/>
          <w:sz w:val="28"/>
        </w:rPr>
      </w:pPr>
      <w:bookmarkStart w:id="0" w:name="_Toc130335605"/>
      <w:r w:rsidRPr="00970BE6">
        <w:rPr>
          <w:b/>
          <w:bCs/>
          <w:color w:val="000000" w:themeColor="text1"/>
          <w:sz w:val="28"/>
        </w:rPr>
        <w:lastRenderedPageBreak/>
        <w:t>ВСТУП</w:t>
      </w:r>
      <w:bookmarkEnd w:id="0"/>
    </w:p>
    <w:p w14:paraId="1E6F0296" w14:textId="0F3CF98B" w:rsidR="003472BA" w:rsidRDefault="00BB67B7" w:rsidP="00764006">
      <w:pPr>
        <w:spacing w:line="360" w:lineRule="auto"/>
        <w:ind w:left="283" w:firstLine="709"/>
        <w:jc w:val="both"/>
        <w:rPr>
          <w:color w:val="000000" w:themeColor="text1"/>
          <w:sz w:val="28"/>
          <w:lang w:val="uk-UA"/>
        </w:rPr>
      </w:pPr>
      <w:r w:rsidRPr="00BB67B7">
        <w:rPr>
          <w:b/>
          <w:bCs/>
          <w:color w:val="000000" w:themeColor="text1"/>
          <w:sz w:val="28"/>
          <w:lang w:val="uk-UA"/>
        </w:rPr>
        <w:t xml:space="preserve">Актуальність теми дослідження. </w:t>
      </w:r>
      <w:r w:rsidR="00B15FCF">
        <w:rPr>
          <w:color w:val="000000" w:themeColor="text1"/>
          <w:sz w:val="28"/>
          <w:lang w:val="uk-UA"/>
        </w:rPr>
        <w:t>На часи сьогодення</w:t>
      </w:r>
      <w:r w:rsidR="00A56DE5">
        <w:rPr>
          <w:color w:val="000000" w:themeColor="text1"/>
          <w:sz w:val="28"/>
          <w:lang w:val="uk-UA"/>
        </w:rPr>
        <w:t>, в умовах підвищеної конкуренції на поприщі продуктів та послуг</w:t>
      </w:r>
      <w:r w:rsidR="00715741">
        <w:rPr>
          <w:color w:val="000000" w:themeColor="text1"/>
          <w:sz w:val="28"/>
          <w:lang w:val="uk-UA"/>
        </w:rPr>
        <w:t xml:space="preserve"> –</w:t>
      </w:r>
      <w:r w:rsidR="00344D16">
        <w:rPr>
          <w:color w:val="000000" w:themeColor="text1"/>
          <w:sz w:val="28"/>
          <w:lang w:val="uk-UA"/>
        </w:rPr>
        <w:t xml:space="preserve"> розрахунок, формування та утворення</w:t>
      </w:r>
      <w:r w:rsidR="000A09CC">
        <w:rPr>
          <w:color w:val="000000" w:themeColor="text1"/>
          <w:sz w:val="28"/>
          <w:lang w:val="uk-UA"/>
        </w:rPr>
        <w:t xml:space="preserve"> цін на продукцію та послуги стає вирішальним фактором</w:t>
      </w:r>
      <w:r w:rsidR="001E677F">
        <w:rPr>
          <w:color w:val="000000" w:themeColor="text1"/>
          <w:sz w:val="28"/>
          <w:lang w:val="uk-UA"/>
        </w:rPr>
        <w:t>.</w:t>
      </w:r>
      <w:r w:rsidR="003E5CE3">
        <w:rPr>
          <w:color w:val="000000" w:themeColor="text1"/>
          <w:sz w:val="28"/>
          <w:lang w:val="uk-UA"/>
        </w:rPr>
        <w:t xml:space="preserve"> </w:t>
      </w:r>
      <w:r w:rsidR="00790C0B">
        <w:rPr>
          <w:color w:val="000000" w:themeColor="text1"/>
          <w:sz w:val="28"/>
          <w:lang w:val="uk-UA"/>
        </w:rPr>
        <w:t xml:space="preserve">Під час динамічного розвитку економіки та подекуди її нестабільності – дуже важливо мати чітке розуміння </w:t>
      </w:r>
      <w:r w:rsidR="0099530A">
        <w:rPr>
          <w:color w:val="000000" w:themeColor="text1"/>
          <w:sz w:val="28"/>
          <w:lang w:val="uk-UA"/>
        </w:rPr>
        <w:t>механізмів ціноутворення та факторів, що впливають на нього.</w:t>
      </w:r>
    </w:p>
    <w:p w14:paraId="65045AE9" w14:textId="3531EF14" w:rsidR="009C1837" w:rsidRDefault="00610171" w:rsidP="00632BA0">
      <w:pPr>
        <w:spacing w:line="360" w:lineRule="auto"/>
        <w:ind w:left="283" w:firstLine="709"/>
        <w:jc w:val="both"/>
        <w:rPr>
          <w:color w:val="000000" w:themeColor="text1"/>
          <w:sz w:val="28"/>
          <w:lang w:val="uk-UA"/>
        </w:rPr>
      </w:pPr>
      <w:r>
        <w:rPr>
          <w:color w:val="000000" w:themeColor="text1"/>
          <w:sz w:val="28"/>
          <w:lang w:val="uk-UA"/>
        </w:rPr>
        <w:t xml:space="preserve">Одним з ключових аспектів утримання </w:t>
      </w:r>
      <w:r w:rsidR="00632BA0">
        <w:rPr>
          <w:color w:val="000000" w:themeColor="text1"/>
          <w:sz w:val="28"/>
          <w:lang w:val="uk-UA"/>
        </w:rPr>
        <w:t>міцної конкурентоспроможності підприємства є принцип формування цін на продукцію</w:t>
      </w:r>
      <w:r w:rsidR="008F24E6">
        <w:rPr>
          <w:color w:val="000000" w:themeColor="text1"/>
          <w:sz w:val="28"/>
          <w:lang w:val="uk-UA"/>
        </w:rPr>
        <w:t>, оскільки це має безпосередній вплив на лояльність споживачів та партнерів</w:t>
      </w:r>
      <w:r w:rsidR="00632BA0">
        <w:rPr>
          <w:color w:val="000000" w:themeColor="text1"/>
          <w:sz w:val="28"/>
          <w:lang w:val="uk-UA"/>
        </w:rPr>
        <w:t xml:space="preserve">. У </w:t>
      </w:r>
      <w:proofErr w:type="spellStart"/>
      <w:r w:rsidR="00632BA0">
        <w:rPr>
          <w:color w:val="000000" w:themeColor="text1"/>
          <w:sz w:val="28"/>
          <w:lang w:val="uk-UA"/>
        </w:rPr>
        <w:t>звʼязку</w:t>
      </w:r>
      <w:proofErr w:type="spellEnd"/>
      <w:r w:rsidR="00632BA0">
        <w:rPr>
          <w:color w:val="000000" w:themeColor="text1"/>
          <w:sz w:val="28"/>
          <w:lang w:val="uk-UA"/>
        </w:rPr>
        <w:t xml:space="preserve"> з цим, вивчення </w:t>
      </w:r>
      <w:proofErr w:type="spellStart"/>
      <w:r w:rsidR="00632BA0">
        <w:rPr>
          <w:color w:val="000000" w:themeColor="text1"/>
          <w:sz w:val="28"/>
          <w:lang w:val="uk-UA"/>
        </w:rPr>
        <w:t>методик</w:t>
      </w:r>
      <w:proofErr w:type="spellEnd"/>
      <w:r w:rsidR="00632BA0">
        <w:rPr>
          <w:color w:val="000000" w:themeColor="text1"/>
          <w:sz w:val="28"/>
          <w:lang w:val="uk-UA"/>
        </w:rPr>
        <w:t xml:space="preserve"> та способів формування цін є важливою задачею для менеджменту компанії та економістів, які працюють над</w:t>
      </w:r>
      <w:r w:rsidR="0079162A">
        <w:rPr>
          <w:color w:val="000000" w:themeColor="text1"/>
          <w:sz w:val="28"/>
          <w:lang w:val="uk-UA"/>
        </w:rPr>
        <w:t xml:space="preserve"> такими</w:t>
      </w:r>
      <w:r w:rsidR="0058558E">
        <w:rPr>
          <w:color w:val="000000" w:themeColor="text1"/>
          <w:sz w:val="28"/>
          <w:lang w:val="uk-UA"/>
        </w:rPr>
        <w:t xml:space="preserve"> задачами</w:t>
      </w:r>
      <w:r w:rsidR="00632BA0">
        <w:rPr>
          <w:color w:val="000000" w:themeColor="text1"/>
          <w:sz w:val="28"/>
          <w:lang w:val="uk-UA"/>
        </w:rPr>
        <w:t xml:space="preserve">. </w:t>
      </w:r>
      <w:r w:rsidR="008915B0">
        <w:rPr>
          <w:color w:val="000000" w:themeColor="text1"/>
          <w:sz w:val="28"/>
          <w:lang w:val="uk-UA"/>
        </w:rPr>
        <w:t>Таким чином</w:t>
      </w:r>
      <w:r w:rsidR="00EC3D99">
        <w:rPr>
          <w:color w:val="000000" w:themeColor="text1"/>
          <w:sz w:val="28"/>
          <w:lang w:val="uk-UA"/>
        </w:rPr>
        <w:t xml:space="preserve"> вивчення даної тематики допоможе удосконалити та значно поглиби знання </w:t>
      </w:r>
      <w:r w:rsidR="004B6EFA">
        <w:rPr>
          <w:color w:val="000000" w:themeColor="text1"/>
          <w:sz w:val="28"/>
          <w:lang w:val="uk-UA"/>
        </w:rPr>
        <w:t>у внутрішніх процесах цінової політики підприємст</w:t>
      </w:r>
      <w:r w:rsidR="00B02A6B">
        <w:rPr>
          <w:color w:val="000000" w:themeColor="text1"/>
          <w:sz w:val="28"/>
          <w:lang w:val="uk-UA"/>
        </w:rPr>
        <w:t xml:space="preserve">в. Окрім теоретичних знань дослідження в обраній галузі допоможуть покращити </w:t>
      </w:r>
      <w:r w:rsidR="00645337">
        <w:rPr>
          <w:color w:val="000000" w:themeColor="text1"/>
          <w:sz w:val="28"/>
          <w:lang w:val="uk-UA"/>
        </w:rPr>
        <w:t xml:space="preserve">практичні навички із </w:t>
      </w:r>
      <w:r w:rsidR="005C5B44">
        <w:rPr>
          <w:color w:val="000000" w:themeColor="text1"/>
          <w:sz w:val="28"/>
          <w:lang w:val="uk-UA"/>
        </w:rPr>
        <w:t xml:space="preserve">аналізу різноманітних фінансових та економічних </w:t>
      </w:r>
      <w:proofErr w:type="spellStart"/>
      <w:r w:rsidR="005C5B44">
        <w:rPr>
          <w:color w:val="000000" w:themeColor="text1"/>
          <w:sz w:val="28"/>
          <w:lang w:val="uk-UA"/>
        </w:rPr>
        <w:t>звітностей</w:t>
      </w:r>
      <w:proofErr w:type="spellEnd"/>
      <w:r w:rsidR="00EC1CAA">
        <w:rPr>
          <w:color w:val="000000" w:themeColor="text1"/>
          <w:sz w:val="28"/>
          <w:lang w:val="uk-UA"/>
        </w:rPr>
        <w:t>, діаграм, таблиць та розрахунків економічних даних</w:t>
      </w:r>
      <w:r w:rsidR="00EC26B7">
        <w:rPr>
          <w:color w:val="000000" w:themeColor="text1"/>
          <w:sz w:val="28"/>
          <w:lang w:val="uk-UA"/>
        </w:rPr>
        <w:t xml:space="preserve"> підприємств</w:t>
      </w:r>
      <w:r w:rsidR="007C7A77">
        <w:rPr>
          <w:color w:val="000000" w:themeColor="text1"/>
          <w:sz w:val="28"/>
          <w:lang w:val="uk-UA"/>
        </w:rPr>
        <w:t>.</w:t>
      </w:r>
    </w:p>
    <w:p w14:paraId="396EBEFC" w14:textId="50E8BF12" w:rsidR="00453273" w:rsidRDefault="00453273" w:rsidP="00632BA0">
      <w:pPr>
        <w:spacing w:line="360" w:lineRule="auto"/>
        <w:ind w:left="283" w:firstLine="709"/>
        <w:jc w:val="both"/>
        <w:rPr>
          <w:color w:val="000000" w:themeColor="text1"/>
          <w:sz w:val="28"/>
          <w:lang w:val="uk-UA"/>
        </w:rPr>
      </w:pPr>
      <w:r>
        <w:rPr>
          <w:color w:val="000000" w:themeColor="text1"/>
          <w:sz w:val="28"/>
          <w:lang w:val="uk-UA"/>
        </w:rPr>
        <w:t xml:space="preserve">Існує багато різноманітних науковців, які присвятили свій труд тематиці даного дослідження, </w:t>
      </w:r>
      <w:r w:rsidR="00CD58AF">
        <w:rPr>
          <w:color w:val="000000" w:themeColor="text1"/>
          <w:sz w:val="28"/>
          <w:lang w:val="uk-UA"/>
        </w:rPr>
        <w:t>наприклад</w:t>
      </w:r>
      <w:r w:rsidR="000D2858">
        <w:rPr>
          <w:color w:val="000000" w:themeColor="text1"/>
          <w:sz w:val="28"/>
          <w:lang w:val="uk-UA"/>
        </w:rPr>
        <w:t xml:space="preserve"> українські науковці, такі як С</w:t>
      </w:r>
      <w:r w:rsidR="00676935">
        <w:rPr>
          <w:color w:val="000000" w:themeColor="text1"/>
          <w:sz w:val="28"/>
          <w:lang w:val="uk-UA"/>
        </w:rPr>
        <w:t>.</w:t>
      </w:r>
      <w:r w:rsidR="000D2858">
        <w:rPr>
          <w:color w:val="000000" w:themeColor="text1"/>
          <w:sz w:val="28"/>
          <w:lang w:val="uk-UA"/>
        </w:rPr>
        <w:t xml:space="preserve"> Горбунов</w:t>
      </w:r>
      <w:r w:rsidR="00676935">
        <w:rPr>
          <w:color w:val="000000" w:themeColor="text1"/>
          <w:sz w:val="28"/>
          <w:lang w:val="uk-UA"/>
        </w:rPr>
        <w:t xml:space="preserve">, </w:t>
      </w:r>
      <w:r w:rsidR="00DE5900">
        <w:rPr>
          <w:color w:val="000000" w:themeColor="text1"/>
          <w:sz w:val="28"/>
          <w:lang w:val="uk-UA"/>
        </w:rPr>
        <w:t>Ю. Павленко</w:t>
      </w:r>
      <w:r w:rsidR="00B432BC">
        <w:rPr>
          <w:color w:val="000000" w:themeColor="text1"/>
          <w:sz w:val="28"/>
          <w:lang w:val="uk-UA"/>
        </w:rPr>
        <w:t xml:space="preserve">, </w:t>
      </w:r>
      <w:r w:rsidR="00AB409C">
        <w:rPr>
          <w:color w:val="000000" w:themeColor="text1"/>
          <w:sz w:val="28"/>
          <w:lang w:val="uk-UA"/>
        </w:rPr>
        <w:t>І. Проць</w:t>
      </w:r>
      <w:r w:rsidR="00BC14A0">
        <w:rPr>
          <w:color w:val="000000" w:themeColor="text1"/>
          <w:sz w:val="28"/>
          <w:lang w:val="uk-UA"/>
        </w:rPr>
        <w:t>, О. Скиба</w:t>
      </w:r>
      <w:r w:rsidR="00275CCC">
        <w:rPr>
          <w:color w:val="000000" w:themeColor="text1"/>
          <w:sz w:val="28"/>
          <w:lang w:val="uk-UA"/>
        </w:rPr>
        <w:t>, В. Войтович</w:t>
      </w:r>
      <w:r w:rsidR="000A71EA">
        <w:rPr>
          <w:color w:val="000000" w:themeColor="text1"/>
          <w:sz w:val="28"/>
          <w:lang w:val="uk-UA"/>
        </w:rPr>
        <w:t>, В. Іваницька, Н. Захарчук,</w:t>
      </w:r>
      <w:r w:rsidR="00105F83">
        <w:rPr>
          <w:color w:val="000000" w:themeColor="text1"/>
          <w:sz w:val="28"/>
          <w:lang w:val="uk-UA"/>
        </w:rPr>
        <w:t xml:space="preserve"> С. Жук</w:t>
      </w:r>
      <w:r w:rsidR="00066FDB">
        <w:rPr>
          <w:color w:val="000000" w:themeColor="text1"/>
          <w:sz w:val="28"/>
          <w:lang w:val="uk-UA"/>
        </w:rPr>
        <w:t>, А. Козловський</w:t>
      </w:r>
      <w:r w:rsidR="005044B0">
        <w:rPr>
          <w:color w:val="000000" w:themeColor="text1"/>
          <w:sz w:val="28"/>
          <w:lang w:val="uk-UA"/>
        </w:rPr>
        <w:t>,</w:t>
      </w:r>
      <w:r w:rsidR="007C5ACA">
        <w:rPr>
          <w:color w:val="000000" w:themeColor="text1"/>
          <w:sz w:val="28"/>
          <w:lang w:val="uk-UA"/>
        </w:rPr>
        <w:t xml:space="preserve"> </w:t>
      </w:r>
      <w:r w:rsidR="003E1051">
        <w:rPr>
          <w:color w:val="000000" w:themeColor="text1"/>
          <w:sz w:val="28"/>
          <w:lang w:val="uk-UA"/>
        </w:rPr>
        <w:t>Ю. Шиян</w:t>
      </w:r>
      <w:r w:rsidR="007D5BAB">
        <w:rPr>
          <w:color w:val="000000" w:themeColor="text1"/>
          <w:sz w:val="28"/>
          <w:lang w:val="uk-UA"/>
        </w:rPr>
        <w:t>,</w:t>
      </w:r>
      <w:r w:rsidR="009E2786">
        <w:rPr>
          <w:color w:val="000000" w:themeColor="text1"/>
          <w:sz w:val="28"/>
          <w:lang w:val="uk-UA"/>
        </w:rPr>
        <w:t xml:space="preserve"> </w:t>
      </w:r>
      <w:r w:rsidR="00960BBB">
        <w:rPr>
          <w:color w:val="000000" w:themeColor="text1"/>
          <w:sz w:val="28"/>
          <w:lang w:val="uk-UA"/>
        </w:rPr>
        <w:t xml:space="preserve">С. </w:t>
      </w:r>
      <w:r w:rsidR="009E2786" w:rsidRPr="00970BE6">
        <w:rPr>
          <w:color w:val="000000" w:themeColor="text1"/>
          <w:sz w:val="28"/>
          <w:szCs w:val="28"/>
        </w:rPr>
        <w:t>Голов</w:t>
      </w:r>
      <w:r w:rsidR="007A7CA4">
        <w:rPr>
          <w:color w:val="000000" w:themeColor="text1"/>
          <w:sz w:val="28"/>
          <w:szCs w:val="28"/>
          <w:lang w:val="uk-UA"/>
        </w:rPr>
        <w:t>а</w:t>
      </w:r>
      <w:r w:rsidR="009E2786" w:rsidRPr="00970BE6">
        <w:rPr>
          <w:color w:val="000000" w:themeColor="text1"/>
          <w:sz w:val="28"/>
          <w:szCs w:val="28"/>
        </w:rPr>
        <w:t xml:space="preserve">, </w:t>
      </w:r>
      <w:r w:rsidR="00835BE5">
        <w:rPr>
          <w:color w:val="000000" w:themeColor="text1"/>
          <w:sz w:val="28"/>
          <w:szCs w:val="28"/>
          <w:lang w:val="uk-UA"/>
        </w:rPr>
        <w:t xml:space="preserve">А. </w:t>
      </w:r>
      <w:r w:rsidR="009E2786" w:rsidRPr="00970BE6">
        <w:rPr>
          <w:color w:val="000000" w:themeColor="text1"/>
          <w:sz w:val="28"/>
          <w:szCs w:val="28"/>
        </w:rPr>
        <w:t xml:space="preserve">Заїнчковського, </w:t>
      </w:r>
      <w:r w:rsidR="00306BF9">
        <w:rPr>
          <w:color w:val="000000" w:themeColor="text1"/>
          <w:sz w:val="28"/>
          <w:szCs w:val="28"/>
          <w:lang w:val="uk-UA"/>
        </w:rPr>
        <w:t xml:space="preserve">В. </w:t>
      </w:r>
      <w:r w:rsidR="009E2786" w:rsidRPr="00970BE6">
        <w:rPr>
          <w:color w:val="000000" w:themeColor="text1"/>
          <w:sz w:val="28"/>
          <w:szCs w:val="28"/>
        </w:rPr>
        <w:t>Корнієв</w:t>
      </w:r>
      <w:r w:rsidR="00306BF9">
        <w:rPr>
          <w:color w:val="000000" w:themeColor="text1"/>
          <w:sz w:val="28"/>
          <w:szCs w:val="28"/>
          <w:lang w:val="uk-UA"/>
        </w:rPr>
        <w:t>а</w:t>
      </w:r>
      <w:r w:rsidR="009E2786" w:rsidRPr="00970BE6">
        <w:rPr>
          <w:color w:val="000000" w:themeColor="text1"/>
          <w:sz w:val="28"/>
          <w:szCs w:val="28"/>
        </w:rPr>
        <w:t xml:space="preserve">, </w:t>
      </w:r>
      <w:r w:rsidR="00291280">
        <w:rPr>
          <w:color w:val="000000" w:themeColor="text1"/>
          <w:sz w:val="28"/>
          <w:szCs w:val="28"/>
          <w:lang w:val="uk-UA"/>
        </w:rPr>
        <w:t xml:space="preserve">Т. </w:t>
      </w:r>
      <w:r w:rsidR="009E2786" w:rsidRPr="00970BE6">
        <w:rPr>
          <w:color w:val="000000" w:themeColor="text1"/>
          <w:sz w:val="28"/>
          <w:szCs w:val="28"/>
        </w:rPr>
        <w:t xml:space="preserve">Мостенської, </w:t>
      </w:r>
      <w:r w:rsidR="001B3988">
        <w:rPr>
          <w:color w:val="000000" w:themeColor="text1"/>
          <w:sz w:val="28"/>
          <w:szCs w:val="28"/>
          <w:lang w:val="uk-UA"/>
        </w:rPr>
        <w:t xml:space="preserve">К. </w:t>
      </w:r>
      <w:r w:rsidR="009E2786" w:rsidRPr="00970BE6">
        <w:rPr>
          <w:color w:val="000000" w:themeColor="text1"/>
          <w:sz w:val="28"/>
          <w:szCs w:val="28"/>
        </w:rPr>
        <w:t>Друри</w:t>
      </w:r>
      <w:r w:rsidR="009E2786">
        <w:rPr>
          <w:color w:val="000000" w:themeColor="text1"/>
          <w:sz w:val="28"/>
          <w:lang w:val="uk-UA"/>
        </w:rPr>
        <w:t>,</w:t>
      </w:r>
      <w:r w:rsidR="007D5BAB">
        <w:rPr>
          <w:color w:val="000000" w:themeColor="text1"/>
          <w:sz w:val="28"/>
          <w:lang w:val="uk-UA"/>
        </w:rPr>
        <w:t xml:space="preserve"> а також науковці з інших країн, як-от </w:t>
      </w:r>
      <w:r w:rsidR="00447807">
        <w:rPr>
          <w:color w:val="000000" w:themeColor="text1"/>
          <w:sz w:val="28"/>
          <w:lang w:val="uk-UA"/>
        </w:rPr>
        <w:t xml:space="preserve">М. </w:t>
      </w:r>
      <w:proofErr w:type="spellStart"/>
      <w:r w:rsidR="00447807">
        <w:rPr>
          <w:color w:val="000000" w:themeColor="text1"/>
          <w:sz w:val="28"/>
          <w:lang w:val="uk-UA"/>
        </w:rPr>
        <w:t>Фортін</w:t>
      </w:r>
      <w:proofErr w:type="spellEnd"/>
      <w:r w:rsidR="000C6BC0">
        <w:rPr>
          <w:color w:val="000000" w:themeColor="text1"/>
          <w:sz w:val="28"/>
          <w:lang w:val="uk-UA"/>
        </w:rPr>
        <w:t xml:space="preserve">, П. </w:t>
      </w:r>
      <w:proofErr w:type="spellStart"/>
      <w:r w:rsidR="000C6BC0">
        <w:rPr>
          <w:color w:val="000000" w:themeColor="text1"/>
          <w:sz w:val="28"/>
          <w:lang w:val="uk-UA"/>
        </w:rPr>
        <w:t>Дойл</w:t>
      </w:r>
      <w:proofErr w:type="spellEnd"/>
      <w:r w:rsidR="009E2859">
        <w:rPr>
          <w:color w:val="000000" w:themeColor="text1"/>
          <w:sz w:val="28"/>
          <w:lang w:val="uk-UA"/>
        </w:rPr>
        <w:t xml:space="preserve">, </w:t>
      </w:r>
      <w:r w:rsidR="00615F8F">
        <w:rPr>
          <w:color w:val="000000" w:themeColor="text1"/>
          <w:sz w:val="28"/>
          <w:lang w:val="uk-UA"/>
        </w:rPr>
        <w:t xml:space="preserve">Р. </w:t>
      </w:r>
      <w:proofErr w:type="spellStart"/>
      <w:r w:rsidR="00615F8F">
        <w:rPr>
          <w:color w:val="000000" w:themeColor="text1"/>
          <w:sz w:val="28"/>
          <w:lang w:val="uk-UA"/>
        </w:rPr>
        <w:t>Доль</w:t>
      </w:r>
      <w:r w:rsidR="007B22CA">
        <w:rPr>
          <w:color w:val="000000" w:themeColor="text1"/>
          <w:sz w:val="28"/>
          <w:lang w:val="uk-UA"/>
        </w:rPr>
        <w:t>фсон</w:t>
      </w:r>
      <w:proofErr w:type="spellEnd"/>
      <w:r w:rsidR="00D76C31">
        <w:rPr>
          <w:color w:val="000000" w:themeColor="text1"/>
          <w:sz w:val="28"/>
          <w:lang w:val="uk-UA"/>
        </w:rPr>
        <w:t xml:space="preserve">, К. </w:t>
      </w:r>
      <w:proofErr w:type="spellStart"/>
      <w:r w:rsidR="00D76C31">
        <w:rPr>
          <w:color w:val="000000" w:themeColor="text1"/>
          <w:sz w:val="28"/>
          <w:lang w:val="uk-UA"/>
        </w:rPr>
        <w:t>Келлі</w:t>
      </w:r>
      <w:proofErr w:type="spellEnd"/>
      <w:r w:rsidR="00F873FA">
        <w:rPr>
          <w:color w:val="000000" w:themeColor="text1"/>
          <w:sz w:val="28"/>
          <w:lang w:val="uk-UA"/>
        </w:rPr>
        <w:t xml:space="preserve">, К. </w:t>
      </w:r>
      <w:proofErr w:type="spellStart"/>
      <w:r w:rsidR="00F873FA">
        <w:rPr>
          <w:color w:val="000000" w:themeColor="text1"/>
          <w:sz w:val="28"/>
          <w:lang w:val="uk-UA"/>
        </w:rPr>
        <w:t>Кенгору</w:t>
      </w:r>
      <w:proofErr w:type="spellEnd"/>
      <w:r w:rsidR="009E2786">
        <w:rPr>
          <w:color w:val="000000" w:themeColor="text1"/>
          <w:sz w:val="28"/>
          <w:lang w:val="uk-UA"/>
        </w:rPr>
        <w:t xml:space="preserve">, Є. </w:t>
      </w:r>
      <w:r w:rsidR="009E2786" w:rsidRPr="00970BE6">
        <w:rPr>
          <w:color w:val="000000" w:themeColor="text1"/>
          <w:sz w:val="28"/>
          <w:szCs w:val="28"/>
        </w:rPr>
        <w:t>Брігхем</w:t>
      </w:r>
      <w:r w:rsidR="00F873FA">
        <w:rPr>
          <w:color w:val="000000" w:themeColor="text1"/>
          <w:sz w:val="28"/>
          <w:lang w:val="uk-UA"/>
        </w:rPr>
        <w:t>.</w:t>
      </w:r>
      <w:r w:rsidR="00317F57">
        <w:rPr>
          <w:color w:val="000000" w:themeColor="text1"/>
          <w:sz w:val="28"/>
          <w:lang w:val="uk-UA"/>
        </w:rPr>
        <w:t xml:space="preserve"> Попри безліч наукових робіт та публікацій</w:t>
      </w:r>
      <w:r w:rsidR="00FB0338">
        <w:rPr>
          <w:color w:val="000000" w:themeColor="text1"/>
          <w:sz w:val="28"/>
          <w:lang w:val="uk-UA"/>
        </w:rPr>
        <w:t xml:space="preserve">, важливість </w:t>
      </w:r>
      <w:r w:rsidR="006B6FBB">
        <w:rPr>
          <w:color w:val="000000" w:themeColor="text1"/>
          <w:sz w:val="28"/>
          <w:lang w:val="uk-UA"/>
        </w:rPr>
        <w:t xml:space="preserve">теми формування цін залишається важливою в міжнародній спільноті науковців, та потребує </w:t>
      </w:r>
      <w:r w:rsidR="0004423C">
        <w:rPr>
          <w:color w:val="000000" w:themeColor="text1"/>
          <w:sz w:val="28"/>
          <w:lang w:val="uk-UA"/>
        </w:rPr>
        <w:t>поглиблених досліджень.</w:t>
      </w:r>
    </w:p>
    <w:p w14:paraId="1D25A2D9" w14:textId="2B4AC14A" w:rsidR="00632BA0" w:rsidRDefault="00D2520D" w:rsidP="00632BA0">
      <w:pPr>
        <w:spacing w:line="360" w:lineRule="auto"/>
        <w:ind w:left="283" w:firstLine="709"/>
        <w:jc w:val="both"/>
        <w:rPr>
          <w:color w:val="000000" w:themeColor="text1"/>
          <w:sz w:val="28"/>
          <w:lang w:val="uk-UA"/>
        </w:rPr>
      </w:pPr>
      <w:r w:rsidRPr="00D2520D">
        <w:rPr>
          <w:b/>
          <w:bCs/>
          <w:color w:val="000000" w:themeColor="text1"/>
          <w:sz w:val="28"/>
          <w:lang w:val="uk-UA"/>
        </w:rPr>
        <w:t xml:space="preserve">Мета і завдання дослідження. </w:t>
      </w:r>
      <w:r w:rsidR="009C1837">
        <w:rPr>
          <w:color w:val="000000" w:themeColor="text1"/>
          <w:sz w:val="28"/>
          <w:lang w:val="uk-UA"/>
        </w:rPr>
        <w:t xml:space="preserve">Метою даної курсової роботи є дослідження </w:t>
      </w:r>
      <w:r w:rsidR="00EE5177">
        <w:rPr>
          <w:color w:val="000000" w:themeColor="text1"/>
          <w:sz w:val="28"/>
          <w:lang w:val="uk-UA"/>
        </w:rPr>
        <w:t xml:space="preserve">процесів ціноутворення </w:t>
      </w:r>
      <w:r w:rsidR="00EC06F6">
        <w:rPr>
          <w:color w:val="000000" w:themeColor="text1"/>
          <w:sz w:val="28"/>
          <w:lang w:val="uk-UA"/>
        </w:rPr>
        <w:t xml:space="preserve">в компаніях </w:t>
      </w:r>
      <w:r w:rsidR="00EE5177">
        <w:rPr>
          <w:color w:val="000000" w:themeColor="text1"/>
          <w:sz w:val="28"/>
          <w:lang w:val="uk-UA"/>
        </w:rPr>
        <w:t xml:space="preserve">та визначення ключових і побічних факторів, що впливають на ціноутворення, </w:t>
      </w:r>
      <w:r w:rsidR="00442384">
        <w:rPr>
          <w:color w:val="000000" w:themeColor="text1"/>
          <w:sz w:val="28"/>
          <w:lang w:val="uk-UA"/>
        </w:rPr>
        <w:t>вивчення та покращення стратегій утворення цінової політики компаній</w:t>
      </w:r>
      <w:r w:rsidR="00215D8B">
        <w:rPr>
          <w:color w:val="000000" w:themeColor="text1"/>
          <w:sz w:val="28"/>
          <w:lang w:val="uk-UA"/>
        </w:rPr>
        <w:t>. Також</w:t>
      </w:r>
      <w:r w:rsidR="00E038E0">
        <w:rPr>
          <w:color w:val="000000" w:themeColor="text1"/>
          <w:sz w:val="28"/>
          <w:lang w:val="uk-UA"/>
        </w:rPr>
        <w:t xml:space="preserve"> це</w:t>
      </w:r>
      <w:r w:rsidR="00215D8B">
        <w:rPr>
          <w:color w:val="000000" w:themeColor="text1"/>
          <w:sz w:val="28"/>
          <w:lang w:val="uk-UA"/>
        </w:rPr>
        <w:t xml:space="preserve"> </w:t>
      </w:r>
      <w:r w:rsidR="00E038E0">
        <w:rPr>
          <w:color w:val="000000" w:themeColor="text1"/>
          <w:sz w:val="28"/>
          <w:lang w:val="uk-UA"/>
        </w:rPr>
        <w:t>аналіз</w:t>
      </w:r>
      <w:r w:rsidR="00215D8B">
        <w:rPr>
          <w:color w:val="000000" w:themeColor="text1"/>
          <w:sz w:val="28"/>
          <w:lang w:val="uk-UA"/>
        </w:rPr>
        <w:t xml:space="preserve"> </w:t>
      </w:r>
      <w:r w:rsidR="00B06F12">
        <w:rPr>
          <w:color w:val="000000" w:themeColor="text1"/>
          <w:sz w:val="28"/>
          <w:lang w:val="uk-UA"/>
        </w:rPr>
        <w:t>поточ</w:t>
      </w:r>
      <w:r w:rsidR="00E038E0">
        <w:rPr>
          <w:color w:val="000000" w:themeColor="text1"/>
          <w:sz w:val="28"/>
          <w:lang w:val="uk-UA"/>
        </w:rPr>
        <w:t>ного</w:t>
      </w:r>
      <w:r w:rsidR="00B06F12">
        <w:rPr>
          <w:color w:val="000000" w:themeColor="text1"/>
          <w:sz w:val="28"/>
          <w:lang w:val="uk-UA"/>
        </w:rPr>
        <w:t xml:space="preserve"> стан</w:t>
      </w:r>
      <w:r w:rsidR="00E038E0">
        <w:rPr>
          <w:color w:val="000000" w:themeColor="text1"/>
          <w:sz w:val="28"/>
          <w:lang w:val="uk-UA"/>
        </w:rPr>
        <w:t>у</w:t>
      </w:r>
      <w:r w:rsidR="00B06F12">
        <w:rPr>
          <w:color w:val="000000" w:themeColor="text1"/>
          <w:sz w:val="28"/>
          <w:lang w:val="uk-UA"/>
        </w:rPr>
        <w:t xml:space="preserve"> ціноутворення підприємства</w:t>
      </w:r>
      <w:r w:rsidR="00F31C31">
        <w:rPr>
          <w:color w:val="000000" w:themeColor="text1"/>
          <w:sz w:val="28"/>
          <w:lang w:val="uk-UA"/>
        </w:rPr>
        <w:t xml:space="preserve"> та бічних або проміжних факторів від </w:t>
      </w:r>
      <w:r w:rsidR="00F31C31">
        <w:rPr>
          <w:color w:val="000000" w:themeColor="text1"/>
          <w:sz w:val="28"/>
          <w:lang w:val="uk-UA"/>
        </w:rPr>
        <w:lastRenderedPageBreak/>
        <w:t>одного звітного періоду до іншого для того, аби зрозуміти</w:t>
      </w:r>
      <w:r w:rsidR="00156279">
        <w:rPr>
          <w:color w:val="000000" w:themeColor="text1"/>
          <w:sz w:val="28"/>
          <w:lang w:val="uk-UA"/>
        </w:rPr>
        <w:t xml:space="preserve"> що призвело до поточного становища.</w:t>
      </w:r>
      <w:r w:rsidR="00E038E0">
        <w:rPr>
          <w:color w:val="000000" w:themeColor="text1"/>
          <w:sz w:val="28"/>
          <w:lang w:val="uk-UA"/>
        </w:rPr>
        <w:t xml:space="preserve"> Окрім цього важливою метою досліджень є систематизація, покращення </w:t>
      </w:r>
      <w:r w:rsidR="005E0448">
        <w:rPr>
          <w:color w:val="000000" w:themeColor="text1"/>
          <w:sz w:val="28"/>
          <w:lang w:val="uk-UA"/>
        </w:rPr>
        <w:t>та удосконалення науково-технічних знань економіці та фінансових розрахунках.</w:t>
      </w:r>
    </w:p>
    <w:p w14:paraId="28795600" w14:textId="794483C6" w:rsidR="00156279" w:rsidRDefault="00156279" w:rsidP="00632BA0">
      <w:pPr>
        <w:spacing w:line="360" w:lineRule="auto"/>
        <w:ind w:left="283" w:firstLine="709"/>
        <w:jc w:val="both"/>
        <w:rPr>
          <w:color w:val="000000" w:themeColor="text1"/>
          <w:sz w:val="28"/>
          <w:lang w:val="uk-UA"/>
        </w:rPr>
      </w:pPr>
      <w:r>
        <w:rPr>
          <w:color w:val="000000" w:themeColor="text1"/>
          <w:sz w:val="28"/>
          <w:lang w:val="uk-UA"/>
        </w:rPr>
        <w:t>Це дослідження має важливе значення для розвитку бізнесу, оскільки окрім економічної складової – ціни також є важливим джерелом впливу в маркетинговій стратегії підприємства.</w:t>
      </w:r>
      <w:r w:rsidR="00025D49">
        <w:rPr>
          <w:color w:val="000000" w:themeColor="text1"/>
          <w:sz w:val="28"/>
          <w:lang w:val="uk-UA"/>
        </w:rPr>
        <w:t xml:space="preserve"> Таким чином дан</w:t>
      </w:r>
      <w:r w:rsidR="003D4215">
        <w:rPr>
          <w:color w:val="000000" w:themeColor="text1"/>
          <w:sz w:val="28"/>
          <w:lang w:val="uk-UA"/>
        </w:rPr>
        <w:t>а</w:t>
      </w:r>
      <w:r w:rsidR="00025D49">
        <w:rPr>
          <w:color w:val="000000" w:themeColor="text1"/>
          <w:sz w:val="28"/>
          <w:lang w:val="uk-UA"/>
        </w:rPr>
        <w:t xml:space="preserve"> </w:t>
      </w:r>
      <w:proofErr w:type="spellStart"/>
      <w:r w:rsidR="003D4215">
        <w:rPr>
          <w:color w:val="000000" w:themeColor="text1"/>
          <w:sz w:val="28"/>
          <w:lang w:val="uk-UA"/>
        </w:rPr>
        <w:t>експлорація</w:t>
      </w:r>
      <w:proofErr w:type="spellEnd"/>
      <w:r w:rsidR="00025D49">
        <w:rPr>
          <w:color w:val="000000" w:themeColor="text1"/>
          <w:sz w:val="28"/>
          <w:lang w:val="uk-UA"/>
        </w:rPr>
        <w:t xml:space="preserve"> стане в нагоді не тільки прямим економічним працівникам, але й для спеціалістів із рекламних кампаній, менеджменту та керівництва </w:t>
      </w:r>
      <w:r w:rsidR="00464302">
        <w:rPr>
          <w:color w:val="000000" w:themeColor="text1"/>
          <w:sz w:val="28"/>
          <w:lang w:val="uk-UA"/>
        </w:rPr>
        <w:t>бізнесу</w:t>
      </w:r>
      <w:r w:rsidR="00025D49">
        <w:rPr>
          <w:color w:val="000000" w:themeColor="text1"/>
          <w:sz w:val="28"/>
          <w:lang w:val="uk-UA"/>
        </w:rPr>
        <w:t>.</w:t>
      </w:r>
    </w:p>
    <w:p w14:paraId="776CA265" w14:textId="757F0FE8" w:rsidR="00962D45" w:rsidRDefault="003430C9" w:rsidP="00962D45">
      <w:pPr>
        <w:spacing w:line="360" w:lineRule="auto"/>
        <w:ind w:left="283" w:firstLine="709"/>
        <w:jc w:val="both"/>
        <w:rPr>
          <w:color w:val="000000" w:themeColor="text1"/>
          <w:sz w:val="28"/>
          <w:lang w:val="uk-UA"/>
        </w:rPr>
      </w:pPr>
      <w:r>
        <w:rPr>
          <w:color w:val="000000" w:themeColor="text1"/>
          <w:sz w:val="28"/>
          <w:lang w:val="uk-UA"/>
        </w:rPr>
        <w:t xml:space="preserve">Дана робота може </w:t>
      </w:r>
      <w:r w:rsidR="00160852">
        <w:rPr>
          <w:color w:val="000000" w:themeColor="text1"/>
          <w:sz w:val="28"/>
          <w:lang w:val="uk-UA"/>
        </w:rPr>
        <w:t>послужити основою для розгортання подальших досліджень на цю чи споріднену тематик</w:t>
      </w:r>
      <w:r w:rsidR="006C7A47">
        <w:rPr>
          <w:color w:val="000000" w:themeColor="text1"/>
          <w:sz w:val="28"/>
          <w:lang w:val="uk-UA"/>
        </w:rPr>
        <w:t>у</w:t>
      </w:r>
      <w:r w:rsidR="00770E38">
        <w:rPr>
          <w:color w:val="000000" w:themeColor="text1"/>
          <w:sz w:val="28"/>
          <w:lang w:val="uk-UA"/>
        </w:rPr>
        <w:t xml:space="preserve"> та допомогти поглибити пізнання в специфікації формування цін на підприємстві.</w:t>
      </w:r>
    </w:p>
    <w:p w14:paraId="27F3162A" w14:textId="58049006" w:rsidR="00CD623B" w:rsidRDefault="00BF1D8A" w:rsidP="00962D45">
      <w:pPr>
        <w:spacing w:line="360" w:lineRule="auto"/>
        <w:ind w:left="283" w:firstLine="709"/>
        <w:jc w:val="both"/>
        <w:rPr>
          <w:color w:val="000000" w:themeColor="text1"/>
          <w:sz w:val="28"/>
          <w:lang w:val="uk-UA"/>
        </w:rPr>
      </w:pPr>
      <w:r>
        <w:rPr>
          <w:color w:val="000000" w:themeColor="text1"/>
          <w:sz w:val="28"/>
          <w:lang w:val="uk-UA"/>
        </w:rPr>
        <w:t>В рамках курсової роботи визначено наступні завдання для втілення задуманої мети:</w:t>
      </w:r>
    </w:p>
    <w:p w14:paraId="642F18F3" w14:textId="714EB617" w:rsidR="00BF1D8A" w:rsidRPr="00047079" w:rsidRDefault="00A52CCE" w:rsidP="00CC3C5B">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 xml:space="preserve">Дослідити </w:t>
      </w:r>
      <w:r w:rsidR="00047079">
        <w:rPr>
          <w:rFonts w:ascii="Times New Roman" w:hAnsi="Times New Roman" w:cs="Times New Roman"/>
          <w:color w:val="000000" w:themeColor="text1"/>
          <w:sz w:val="28"/>
        </w:rPr>
        <w:t>основні теоретичні підходи до формування цін на продукцію підприємства та застосування їх на практиці</w:t>
      </w:r>
    </w:p>
    <w:p w14:paraId="3C4425F1" w14:textId="7F53FA4F" w:rsidR="00047079" w:rsidRPr="00495878" w:rsidRDefault="00047079" w:rsidP="00CC3C5B">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Розкрити можливі фактори впливу на цінову політику підприємства</w:t>
      </w:r>
    </w:p>
    <w:p w14:paraId="3A55B3A5" w14:textId="34253ACE" w:rsidR="00D14366" w:rsidRPr="00D14366" w:rsidRDefault="00495878" w:rsidP="00D14366">
      <w:pPr>
        <w:pStyle w:val="ListParagraph"/>
        <w:numPr>
          <w:ilvl w:val="0"/>
          <w:numId w:val="11"/>
        </w:numPr>
        <w:spacing w:line="360" w:lineRule="auto"/>
        <w:ind w:left="283" w:firstLine="709"/>
        <w:jc w:val="both"/>
        <w:rPr>
          <w:color w:val="000000" w:themeColor="text1"/>
          <w:sz w:val="28"/>
        </w:rPr>
      </w:pPr>
      <w:r>
        <w:rPr>
          <w:rFonts w:ascii="Times New Roman" w:hAnsi="Times New Roman" w:cs="Times New Roman"/>
          <w:color w:val="000000" w:themeColor="text1"/>
          <w:sz w:val="28"/>
        </w:rPr>
        <w:t>Дослідити впли</w:t>
      </w:r>
      <w:r w:rsidR="00CF1751">
        <w:rPr>
          <w:rFonts w:ascii="Times New Roman" w:hAnsi="Times New Roman" w:cs="Times New Roman"/>
          <w:color w:val="000000" w:themeColor="text1"/>
          <w:sz w:val="28"/>
        </w:rPr>
        <w:t xml:space="preserve">в </w:t>
      </w:r>
      <w:r w:rsidR="00380191">
        <w:rPr>
          <w:rFonts w:ascii="Times New Roman" w:hAnsi="Times New Roman" w:cs="Times New Roman"/>
          <w:color w:val="000000" w:themeColor="text1"/>
          <w:sz w:val="28"/>
        </w:rPr>
        <w:t xml:space="preserve">зміни цін на товари та послуги на </w:t>
      </w:r>
      <w:r w:rsidR="00C67898">
        <w:rPr>
          <w:rFonts w:ascii="Times New Roman" w:hAnsi="Times New Roman" w:cs="Times New Roman"/>
          <w:color w:val="000000" w:themeColor="text1"/>
          <w:sz w:val="28"/>
        </w:rPr>
        <w:t>споживачів</w:t>
      </w:r>
    </w:p>
    <w:p w14:paraId="7292B46A" w14:textId="1418BBA1" w:rsidR="00D14366" w:rsidRPr="00E37882" w:rsidRDefault="00AD373F" w:rsidP="00E37882">
      <w:pPr>
        <w:pStyle w:val="ListParagraph"/>
        <w:numPr>
          <w:ilvl w:val="0"/>
          <w:numId w:val="11"/>
        </w:numPr>
        <w:spacing w:line="360" w:lineRule="auto"/>
        <w:ind w:left="283" w:firstLine="709"/>
        <w:jc w:val="both"/>
        <w:rPr>
          <w:rFonts w:ascii="Times New Roman" w:hAnsi="Times New Roman" w:cs="Times New Roman"/>
          <w:color w:val="000000" w:themeColor="text1"/>
          <w:sz w:val="28"/>
        </w:rPr>
      </w:pPr>
      <w:r w:rsidRPr="00E37882">
        <w:rPr>
          <w:rFonts w:ascii="Times New Roman" w:hAnsi="Times New Roman" w:cs="Times New Roman"/>
          <w:color w:val="000000" w:themeColor="text1"/>
          <w:sz w:val="28"/>
        </w:rPr>
        <w:t xml:space="preserve">Проаналізувати </w:t>
      </w:r>
      <w:r w:rsidR="008C0761" w:rsidRPr="00E37882">
        <w:rPr>
          <w:rFonts w:ascii="Times New Roman" w:hAnsi="Times New Roman" w:cs="Times New Roman"/>
          <w:color w:val="000000" w:themeColor="text1"/>
          <w:sz w:val="28"/>
        </w:rPr>
        <w:t>вплив ціноутворення на прибутковість підприємства та ефективність його діяльності</w:t>
      </w:r>
    </w:p>
    <w:p w14:paraId="5502838E" w14:textId="587BC3D1" w:rsidR="00831193" w:rsidRDefault="00962D45" w:rsidP="00FD2E38">
      <w:pPr>
        <w:spacing w:line="360" w:lineRule="auto"/>
        <w:ind w:left="283" w:firstLine="709"/>
        <w:jc w:val="both"/>
        <w:rPr>
          <w:color w:val="000000" w:themeColor="text1"/>
          <w:sz w:val="28"/>
          <w:lang w:val="uk-UA"/>
        </w:rPr>
      </w:pPr>
      <w:proofErr w:type="spellStart"/>
      <w:r w:rsidRPr="00A86051">
        <w:rPr>
          <w:b/>
          <w:bCs/>
          <w:color w:val="000000" w:themeColor="text1"/>
          <w:sz w:val="28"/>
          <w:lang w:val="uk-UA"/>
        </w:rPr>
        <w:t>Обʼєктом</w:t>
      </w:r>
      <w:proofErr w:type="spellEnd"/>
      <w:r w:rsidRPr="00A86051">
        <w:rPr>
          <w:b/>
          <w:bCs/>
          <w:color w:val="000000" w:themeColor="text1"/>
          <w:sz w:val="28"/>
          <w:lang w:val="uk-UA"/>
        </w:rPr>
        <w:t xml:space="preserve"> дослідження</w:t>
      </w:r>
      <w:r>
        <w:rPr>
          <w:color w:val="000000" w:themeColor="text1"/>
          <w:sz w:val="28"/>
          <w:lang w:val="uk-UA"/>
        </w:rPr>
        <w:t xml:space="preserve"> є</w:t>
      </w:r>
      <w:r w:rsidR="000F5290">
        <w:rPr>
          <w:color w:val="000000" w:themeColor="text1"/>
          <w:sz w:val="28"/>
          <w:lang w:val="uk-UA"/>
        </w:rPr>
        <w:t xml:space="preserve"> стратегія формування цін на хлібопекарську продукцію</w:t>
      </w:r>
      <w:r w:rsidR="00C60FAE">
        <w:rPr>
          <w:color w:val="000000" w:themeColor="text1"/>
          <w:sz w:val="28"/>
          <w:lang w:val="uk-UA"/>
        </w:rPr>
        <w:t xml:space="preserve"> </w:t>
      </w:r>
      <w:r w:rsidR="00766AF2">
        <w:rPr>
          <w:color w:val="000000" w:themeColor="text1"/>
          <w:sz w:val="28"/>
          <w:lang w:val="uk-UA"/>
        </w:rPr>
        <w:t>ТОВ</w:t>
      </w:r>
      <w:r w:rsidR="00930497">
        <w:rPr>
          <w:color w:val="000000" w:themeColor="text1"/>
          <w:sz w:val="28"/>
          <w:lang w:val="uk-UA"/>
        </w:rPr>
        <w:t xml:space="preserve"> «Київхліб»</w:t>
      </w:r>
      <w:r w:rsidR="00766AF2">
        <w:rPr>
          <w:color w:val="000000" w:themeColor="text1"/>
          <w:sz w:val="28"/>
          <w:lang w:val="uk-UA"/>
        </w:rPr>
        <w:t>.</w:t>
      </w:r>
    </w:p>
    <w:p w14:paraId="7566AADF" w14:textId="08E8E533" w:rsidR="00F83F37" w:rsidRDefault="001F160B" w:rsidP="00074D98">
      <w:pPr>
        <w:spacing w:line="360" w:lineRule="auto"/>
        <w:ind w:left="283" w:firstLine="709"/>
        <w:jc w:val="both"/>
        <w:rPr>
          <w:color w:val="000000" w:themeColor="text1"/>
          <w:sz w:val="28"/>
          <w:lang w:val="uk-UA"/>
        </w:rPr>
      </w:pPr>
      <w:r>
        <w:rPr>
          <w:b/>
          <w:bCs/>
          <w:color w:val="000000" w:themeColor="text1"/>
          <w:sz w:val="28"/>
          <w:lang w:val="uk-UA"/>
        </w:rPr>
        <w:t xml:space="preserve">Предметом дослідження </w:t>
      </w:r>
      <w:r w:rsidRPr="00831193">
        <w:rPr>
          <w:color w:val="000000" w:themeColor="text1"/>
          <w:sz w:val="28"/>
          <w:lang w:val="uk-UA"/>
        </w:rPr>
        <w:t>є</w:t>
      </w:r>
      <w:r w:rsidR="00962D45">
        <w:rPr>
          <w:color w:val="000000" w:themeColor="text1"/>
          <w:sz w:val="28"/>
          <w:lang w:val="uk-UA"/>
        </w:rPr>
        <w:t xml:space="preserve"> </w:t>
      </w:r>
      <w:r w:rsidR="00A06D54">
        <w:rPr>
          <w:color w:val="000000" w:themeColor="text1"/>
          <w:sz w:val="28"/>
          <w:lang w:val="uk-UA"/>
        </w:rPr>
        <w:t>теоретичні, практичні</w:t>
      </w:r>
      <w:r w:rsidR="00B0713E">
        <w:rPr>
          <w:color w:val="000000" w:themeColor="text1"/>
          <w:sz w:val="28"/>
          <w:lang w:val="uk-UA"/>
        </w:rPr>
        <w:t xml:space="preserve"> та</w:t>
      </w:r>
      <w:r w:rsidR="00A06D54">
        <w:rPr>
          <w:color w:val="000000" w:themeColor="text1"/>
          <w:sz w:val="28"/>
          <w:lang w:val="uk-UA"/>
        </w:rPr>
        <w:t xml:space="preserve"> фактичні </w:t>
      </w:r>
      <w:r w:rsidR="00B0713E">
        <w:rPr>
          <w:color w:val="000000" w:themeColor="text1"/>
          <w:sz w:val="28"/>
          <w:lang w:val="uk-UA"/>
        </w:rPr>
        <w:t>аспекти формування цін на продукцію підприємств.</w:t>
      </w:r>
    </w:p>
    <w:p w14:paraId="1700792F" w14:textId="032E4434" w:rsidR="0039011C" w:rsidRPr="00CF1721" w:rsidRDefault="00F83F37" w:rsidP="00CF1721">
      <w:pPr>
        <w:spacing w:line="360" w:lineRule="auto"/>
        <w:ind w:left="283" w:firstLine="709"/>
        <w:jc w:val="both"/>
        <w:rPr>
          <w:b/>
          <w:bCs/>
          <w:color w:val="000000" w:themeColor="text1"/>
          <w:sz w:val="28"/>
          <w:lang w:val="uk-UA"/>
        </w:rPr>
      </w:pPr>
      <w:r w:rsidRPr="00F83F37">
        <w:rPr>
          <w:b/>
          <w:bCs/>
          <w:color w:val="000000" w:themeColor="text1"/>
          <w:sz w:val="28"/>
          <w:lang w:val="uk-UA"/>
        </w:rPr>
        <w:t>Методи дослідження.</w:t>
      </w:r>
      <w:r w:rsidR="00CF1721">
        <w:rPr>
          <w:b/>
          <w:bCs/>
          <w:color w:val="000000" w:themeColor="text1"/>
          <w:sz w:val="28"/>
          <w:lang w:val="uk-UA"/>
        </w:rPr>
        <w:t xml:space="preserve"> </w:t>
      </w:r>
      <w:r w:rsidR="00074D98" w:rsidRPr="00CF1721">
        <w:rPr>
          <w:color w:val="000000" w:themeColor="text1"/>
          <w:sz w:val="28"/>
          <w:lang w:val="uk-UA"/>
        </w:rPr>
        <w:t>Методи, які</w:t>
      </w:r>
      <w:r w:rsidR="00CF1721">
        <w:rPr>
          <w:color w:val="000000" w:themeColor="text1"/>
          <w:sz w:val="28"/>
          <w:lang w:val="uk-UA"/>
        </w:rPr>
        <w:t xml:space="preserve"> використано в курсовій роботі це метод аналізу</w:t>
      </w:r>
      <w:r w:rsidR="00CE5034">
        <w:rPr>
          <w:color w:val="000000" w:themeColor="text1"/>
          <w:sz w:val="28"/>
          <w:lang w:val="uk-UA"/>
        </w:rPr>
        <w:t xml:space="preserve"> літературних джерел, включаючи </w:t>
      </w:r>
      <w:r w:rsidR="00011252">
        <w:rPr>
          <w:color w:val="000000" w:themeColor="text1"/>
          <w:sz w:val="28"/>
          <w:lang w:val="uk-UA"/>
        </w:rPr>
        <w:t>вивчення звітів, статей</w:t>
      </w:r>
      <w:r w:rsidR="002811E5">
        <w:rPr>
          <w:color w:val="000000" w:themeColor="text1"/>
          <w:sz w:val="28"/>
          <w:lang w:val="uk-UA"/>
        </w:rPr>
        <w:t>, методичн</w:t>
      </w:r>
      <w:r w:rsidR="00D46515">
        <w:rPr>
          <w:color w:val="000000" w:themeColor="text1"/>
          <w:sz w:val="28"/>
          <w:lang w:val="uk-UA"/>
        </w:rPr>
        <w:t>ої</w:t>
      </w:r>
      <w:r w:rsidR="002811E5">
        <w:rPr>
          <w:color w:val="000000" w:themeColor="text1"/>
          <w:sz w:val="28"/>
          <w:lang w:val="uk-UA"/>
        </w:rPr>
        <w:t xml:space="preserve"> та науков</w:t>
      </w:r>
      <w:r w:rsidR="00D46515">
        <w:rPr>
          <w:color w:val="000000" w:themeColor="text1"/>
          <w:sz w:val="28"/>
          <w:lang w:val="uk-UA"/>
        </w:rPr>
        <w:t xml:space="preserve">ої літератури та </w:t>
      </w:r>
      <w:r w:rsidR="001C23FE">
        <w:rPr>
          <w:color w:val="000000" w:themeColor="text1"/>
          <w:sz w:val="28"/>
          <w:lang w:val="uk-UA"/>
        </w:rPr>
        <w:t>інтернет-ресурсів</w:t>
      </w:r>
      <w:r w:rsidR="009349CF">
        <w:rPr>
          <w:color w:val="000000" w:themeColor="text1"/>
          <w:sz w:val="28"/>
          <w:lang w:val="uk-UA"/>
        </w:rPr>
        <w:t xml:space="preserve"> для формування необхідної теоретичної бази</w:t>
      </w:r>
      <w:r w:rsidR="00997F78">
        <w:rPr>
          <w:color w:val="000000" w:themeColor="text1"/>
          <w:sz w:val="28"/>
          <w:lang w:val="uk-UA"/>
        </w:rPr>
        <w:t xml:space="preserve"> в тематиці формування цін</w:t>
      </w:r>
      <w:r w:rsidR="001C23FE">
        <w:rPr>
          <w:color w:val="000000" w:themeColor="text1"/>
          <w:sz w:val="28"/>
          <w:lang w:val="uk-UA"/>
        </w:rPr>
        <w:t>.</w:t>
      </w:r>
      <w:r w:rsidR="009349CF">
        <w:rPr>
          <w:color w:val="000000" w:themeColor="text1"/>
          <w:sz w:val="28"/>
          <w:lang w:val="uk-UA"/>
        </w:rPr>
        <w:t xml:space="preserve"> Другим є метод аналізування </w:t>
      </w:r>
      <w:r w:rsidR="007B1515">
        <w:rPr>
          <w:color w:val="000000" w:themeColor="text1"/>
          <w:sz w:val="28"/>
          <w:lang w:val="uk-UA"/>
        </w:rPr>
        <w:t xml:space="preserve">фінансових звітів та проведення розрахунків на їх основі, що </w:t>
      </w:r>
      <w:r w:rsidR="007B1515">
        <w:rPr>
          <w:color w:val="000000" w:themeColor="text1"/>
          <w:sz w:val="28"/>
          <w:lang w:val="uk-UA"/>
        </w:rPr>
        <w:lastRenderedPageBreak/>
        <w:t xml:space="preserve">дозволяє </w:t>
      </w:r>
      <w:r w:rsidR="000A3C4E">
        <w:rPr>
          <w:color w:val="000000" w:themeColor="text1"/>
          <w:sz w:val="28"/>
          <w:lang w:val="uk-UA"/>
        </w:rPr>
        <w:t xml:space="preserve">досить точно </w:t>
      </w:r>
      <w:r w:rsidR="008171CB">
        <w:rPr>
          <w:color w:val="000000" w:themeColor="text1"/>
          <w:sz w:val="28"/>
          <w:lang w:val="uk-UA"/>
        </w:rPr>
        <w:t xml:space="preserve">відобразити діяльність підприємства, проаналізувати </w:t>
      </w:r>
      <w:r w:rsidR="00D1151F">
        <w:rPr>
          <w:color w:val="000000" w:themeColor="text1"/>
          <w:sz w:val="28"/>
          <w:lang w:val="uk-UA"/>
        </w:rPr>
        <w:t xml:space="preserve">необхідні фактори та </w:t>
      </w:r>
      <w:r w:rsidR="001516EA">
        <w:rPr>
          <w:color w:val="000000" w:themeColor="text1"/>
          <w:sz w:val="28"/>
          <w:lang w:val="uk-UA"/>
        </w:rPr>
        <w:t>здійснити необхідні розрахунки.</w:t>
      </w:r>
    </w:p>
    <w:p w14:paraId="4B73A5B0" w14:textId="4804E125" w:rsidR="00981F86" w:rsidRPr="00162D1A" w:rsidRDefault="000A2B4B" w:rsidP="00162D1A">
      <w:pPr>
        <w:spacing w:line="360" w:lineRule="auto"/>
        <w:ind w:left="283" w:firstLine="709"/>
        <w:jc w:val="both"/>
        <w:rPr>
          <w:color w:val="000000" w:themeColor="text1"/>
          <w:sz w:val="28"/>
          <w:lang w:val="uk-UA"/>
        </w:rPr>
      </w:pPr>
      <w:r>
        <w:rPr>
          <w:b/>
          <w:bCs/>
          <w:color w:val="000000" w:themeColor="text1"/>
          <w:sz w:val="28"/>
          <w:lang w:val="uk-UA"/>
        </w:rPr>
        <w:t xml:space="preserve">Інформаційною базою дослідження </w:t>
      </w:r>
      <w:r w:rsidR="006F6D4A">
        <w:rPr>
          <w:color w:val="000000" w:themeColor="text1"/>
          <w:sz w:val="28"/>
          <w:lang w:val="uk-UA"/>
        </w:rPr>
        <w:t>є</w:t>
      </w:r>
      <w:r w:rsidR="005706CE">
        <w:rPr>
          <w:color w:val="000000" w:themeColor="text1"/>
          <w:sz w:val="28"/>
          <w:lang w:val="uk-UA"/>
        </w:rPr>
        <w:t xml:space="preserve"> постанови КМУ, методичні рекомендації </w:t>
      </w:r>
      <w:r w:rsidR="00560CD1">
        <w:rPr>
          <w:color w:val="000000" w:themeColor="text1"/>
          <w:sz w:val="28"/>
          <w:lang w:val="uk-UA"/>
        </w:rPr>
        <w:t>Міністерства Промислової Політики Ук</w:t>
      </w:r>
      <w:r w:rsidR="00B22ACD">
        <w:rPr>
          <w:color w:val="000000" w:themeColor="text1"/>
          <w:sz w:val="28"/>
          <w:lang w:val="uk-UA"/>
        </w:rPr>
        <w:t>р</w:t>
      </w:r>
      <w:r w:rsidR="00560CD1">
        <w:rPr>
          <w:color w:val="000000" w:themeColor="text1"/>
          <w:sz w:val="28"/>
          <w:lang w:val="uk-UA"/>
        </w:rPr>
        <w:t>аїни</w:t>
      </w:r>
      <w:r w:rsidR="00D54C48">
        <w:rPr>
          <w:color w:val="000000" w:themeColor="text1"/>
          <w:sz w:val="28"/>
          <w:lang w:val="uk-UA"/>
        </w:rPr>
        <w:t xml:space="preserve">, </w:t>
      </w:r>
      <w:r w:rsidR="00196614">
        <w:rPr>
          <w:color w:val="000000" w:themeColor="text1"/>
          <w:sz w:val="28"/>
          <w:lang w:val="uk-UA"/>
        </w:rPr>
        <w:t>Уніфікована форма №ОП-1</w:t>
      </w:r>
      <w:r w:rsidR="0045688A">
        <w:rPr>
          <w:color w:val="000000" w:themeColor="text1"/>
          <w:sz w:val="28"/>
          <w:lang w:val="uk-UA"/>
        </w:rPr>
        <w:t xml:space="preserve"> для створення калькуляційної карти.</w:t>
      </w:r>
    </w:p>
    <w:p w14:paraId="06A8AD02" w14:textId="4641B09B" w:rsidR="00981F86" w:rsidRPr="009F2472" w:rsidRDefault="00981F86" w:rsidP="00981F86">
      <w:pPr>
        <w:spacing w:line="360" w:lineRule="auto"/>
        <w:ind w:left="283" w:firstLine="709"/>
        <w:jc w:val="both"/>
        <w:rPr>
          <w:color w:val="000000" w:themeColor="text1"/>
          <w:sz w:val="28"/>
          <w:lang w:val="uk-UA"/>
        </w:rPr>
      </w:pPr>
      <w:r>
        <w:rPr>
          <w:b/>
          <w:bCs/>
          <w:color w:val="000000" w:themeColor="text1"/>
          <w:sz w:val="28"/>
          <w:lang w:val="uk-UA"/>
        </w:rPr>
        <w:t>Структура і обсяг роботи</w:t>
      </w:r>
      <w:r w:rsidR="009F2472">
        <w:rPr>
          <w:b/>
          <w:bCs/>
          <w:color w:val="000000" w:themeColor="text1"/>
          <w:sz w:val="28"/>
          <w:lang w:val="uk-UA"/>
        </w:rPr>
        <w:t xml:space="preserve">. </w:t>
      </w:r>
      <w:r w:rsidR="002E4F3D">
        <w:rPr>
          <w:color w:val="000000" w:themeColor="text1"/>
          <w:sz w:val="28"/>
          <w:lang w:val="uk-UA"/>
        </w:rPr>
        <w:t xml:space="preserve">Курсова робота складається з вступу, </w:t>
      </w:r>
      <w:r w:rsidR="003C3840">
        <w:rPr>
          <w:color w:val="000000" w:themeColor="text1"/>
          <w:sz w:val="28"/>
          <w:lang w:val="uk-UA"/>
        </w:rPr>
        <w:t>трьох розділів, висновків</w:t>
      </w:r>
      <w:r w:rsidR="00E40D70">
        <w:rPr>
          <w:color w:val="000000" w:themeColor="text1"/>
          <w:sz w:val="28"/>
          <w:lang w:val="uk-UA"/>
        </w:rPr>
        <w:t xml:space="preserve"> та списку використаних джерел.</w:t>
      </w:r>
      <w:r w:rsidR="00074170">
        <w:rPr>
          <w:color w:val="000000" w:themeColor="text1"/>
          <w:sz w:val="28"/>
          <w:lang w:val="uk-UA"/>
        </w:rPr>
        <w:t xml:space="preserve"> Загальний обсяг роботи складає </w:t>
      </w:r>
      <w:r w:rsidR="003A0AA1">
        <w:rPr>
          <w:color w:val="000000" w:themeColor="text1"/>
          <w:sz w:val="28"/>
          <w:lang w:val="uk-UA"/>
        </w:rPr>
        <w:t>38</w:t>
      </w:r>
      <w:r w:rsidR="00176EC8">
        <w:rPr>
          <w:color w:val="000000" w:themeColor="text1"/>
          <w:sz w:val="28"/>
          <w:lang w:val="uk-UA"/>
        </w:rPr>
        <w:t xml:space="preserve"> сторінок</w:t>
      </w:r>
      <w:r w:rsidR="00A05238">
        <w:rPr>
          <w:color w:val="000000" w:themeColor="text1"/>
          <w:sz w:val="28"/>
          <w:lang w:val="uk-UA"/>
        </w:rPr>
        <w:t xml:space="preserve"> друкованого тексту, включаючи </w:t>
      </w:r>
      <w:r w:rsidR="00B62888">
        <w:rPr>
          <w:color w:val="000000" w:themeColor="text1"/>
          <w:sz w:val="28"/>
          <w:lang w:val="uk-UA"/>
        </w:rPr>
        <w:t>8</w:t>
      </w:r>
      <w:r w:rsidR="00A05238">
        <w:rPr>
          <w:color w:val="000000" w:themeColor="text1"/>
          <w:sz w:val="28"/>
          <w:lang w:val="uk-UA"/>
        </w:rPr>
        <w:t xml:space="preserve"> рисунків, </w:t>
      </w:r>
      <w:r w:rsidR="00B575BE">
        <w:rPr>
          <w:color w:val="000000" w:themeColor="text1"/>
          <w:sz w:val="28"/>
          <w:lang w:val="uk-UA"/>
        </w:rPr>
        <w:t>4</w:t>
      </w:r>
      <w:r w:rsidR="00A05238">
        <w:rPr>
          <w:color w:val="000000" w:themeColor="text1"/>
          <w:sz w:val="28"/>
          <w:lang w:val="uk-UA"/>
        </w:rPr>
        <w:t xml:space="preserve"> таблиць</w:t>
      </w:r>
      <w:r w:rsidR="00A83D86">
        <w:rPr>
          <w:color w:val="000000" w:themeColor="text1"/>
          <w:sz w:val="28"/>
          <w:lang w:val="uk-UA"/>
        </w:rPr>
        <w:t>, список використаних джерел налічує</w:t>
      </w:r>
      <w:r w:rsidR="000B2004">
        <w:rPr>
          <w:color w:val="000000" w:themeColor="text1"/>
          <w:sz w:val="28"/>
          <w:lang w:val="uk-UA"/>
        </w:rPr>
        <w:t xml:space="preserve"> </w:t>
      </w:r>
      <w:r w:rsidR="00DF59A9">
        <w:rPr>
          <w:color w:val="000000" w:themeColor="text1"/>
          <w:sz w:val="28"/>
          <w:lang w:val="uk-UA"/>
        </w:rPr>
        <w:t>10 найменувань.</w:t>
      </w:r>
    </w:p>
    <w:p w14:paraId="43A6E3D7" w14:textId="747F814D" w:rsidR="003472BA" w:rsidRPr="00970BE6" w:rsidRDefault="003472BA" w:rsidP="00115647">
      <w:pPr>
        <w:rPr>
          <w:b/>
          <w:bCs/>
          <w:color w:val="000000" w:themeColor="text1"/>
          <w:sz w:val="28"/>
        </w:rPr>
      </w:pPr>
      <w:r w:rsidRPr="00970BE6">
        <w:rPr>
          <w:b/>
          <w:bCs/>
          <w:color w:val="000000" w:themeColor="text1"/>
          <w:sz w:val="28"/>
        </w:rPr>
        <w:br w:type="page"/>
      </w:r>
    </w:p>
    <w:p w14:paraId="5A904AC7" w14:textId="075E515B" w:rsidR="003472BA" w:rsidRPr="00970BE6" w:rsidRDefault="00B60DC2" w:rsidP="008E326D">
      <w:pPr>
        <w:spacing w:line="360" w:lineRule="auto"/>
        <w:ind w:left="284"/>
        <w:jc w:val="both"/>
        <w:outlineLvl w:val="0"/>
        <w:rPr>
          <w:b/>
          <w:bCs/>
          <w:color w:val="000000" w:themeColor="text1"/>
          <w:sz w:val="28"/>
        </w:rPr>
      </w:pPr>
      <w:bookmarkStart w:id="1" w:name="_Toc130335606"/>
      <w:r w:rsidRPr="00970BE6">
        <w:rPr>
          <w:b/>
          <w:bCs/>
          <w:color w:val="000000" w:themeColor="text1"/>
          <w:sz w:val="28"/>
        </w:rPr>
        <w:lastRenderedPageBreak/>
        <w:t>Р</w:t>
      </w:r>
      <w:r w:rsidR="004B3A24" w:rsidRPr="00970BE6">
        <w:rPr>
          <w:b/>
          <w:bCs/>
          <w:color w:val="000000" w:themeColor="text1"/>
          <w:sz w:val="28"/>
        </w:rPr>
        <w:t xml:space="preserve">ОЗДІЛ 1. </w:t>
      </w:r>
      <w:r w:rsidR="00527798" w:rsidRPr="00970BE6">
        <w:rPr>
          <w:b/>
          <w:bCs/>
          <w:color w:val="000000" w:themeColor="text1"/>
          <w:sz w:val="28"/>
        </w:rPr>
        <w:t>ОГЛЯД</w:t>
      </w:r>
      <w:r w:rsidR="008E326D" w:rsidRPr="00970BE6">
        <w:rPr>
          <w:b/>
          <w:bCs/>
          <w:color w:val="000000" w:themeColor="text1"/>
          <w:sz w:val="28"/>
        </w:rPr>
        <w:t xml:space="preserve"> </w:t>
      </w:r>
      <w:r w:rsidR="004B3A24" w:rsidRPr="00970BE6">
        <w:rPr>
          <w:b/>
          <w:bCs/>
          <w:color w:val="000000" w:themeColor="text1"/>
          <w:sz w:val="28"/>
        </w:rPr>
        <w:t>ОСНОВН</w:t>
      </w:r>
      <w:r w:rsidR="00527798" w:rsidRPr="00970BE6">
        <w:rPr>
          <w:b/>
          <w:bCs/>
          <w:color w:val="000000" w:themeColor="text1"/>
          <w:sz w:val="28"/>
        </w:rPr>
        <w:t>ИХ</w:t>
      </w:r>
      <w:r w:rsidR="004B3A24" w:rsidRPr="00970BE6">
        <w:rPr>
          <w:b/>
          <w:bCs/>
          <w:color w:val="000000" w:themeColor="text1"/>
          <w:sz w:val="28"/>
        </w:rPr>
        <w:t xml:space="preserve"> </w:t>
      </w:r>
      <w:r w:rsidR="00A22BFA" w:rsidRPr="00970BE6">
        <w:rPr>
          <w:b/>
          <w:bCs/>
          <w:color w:val="000000" w:themeColor="text1"/>
          <w:sz w:val="28"/>
        </w:rPr>
        <w:t>ТЕОРЕТИЧНИ</w:t>
      </w:r>
      <w:r w:rsidR="00AA532A">
        <w:rPr>
          <w:b/>
          <w:bCs/>
          <w:color w:val="000000" w:themeColor="text1"/>
          <w:sz w:val="28"/>
          <w:lang w:val="uk-UA"/>
        </w:rPr>
        <w:t>Х</w:t>
      </w:r>
      <w:r w:rsidR="00A22BFA" w:rsidRPr="00970BE6">
        <w:rPr>
          <w:b/>
          <w:bCs/>
          <w:color w:val="000000" w:themeColor="text1"/>
          <w:sz w:val="28"/>
        </w:rPr>
        <w:t xml:space="preserve"> АСПЕКТІВ ФОРМУВАННЯ ЦІН</w:t>
      </w:r>
      <w:bookmarkEnd w:id="1"/>
    </w:p>
    <w:p w14:paraId="705BDA79" w14:textId="77777777" w:rsidR="00EF26CB" w:rsidRPr="00970BE6" w:rsidRDefault="00EF26CB" w:rsidP="00115647">
      <w:pPr>
        <w:spacing w:line="360" w:lineRule="auto"/>
        <w:ind w:left="284"/>
        <w:jc w:val="both"/>
        <w:rPr>
          <w:b/>
          <w:bCs/>
          <w:color w:val="000000" w:themeColor="text1"/>
          <w:sz w:val="28"/>
          <w:lang w:val="uk-UA"/>
        </w:rPr>
      </w:pPr>
    </w:p>
    <w:p w14:paraId="51C528F1" w14:textId="5B2D34D0" w:rsidR="00A76E73" w:rsidRPr="00970BE6" w:rsidRDefault="004325DE" w:rsidP="00043A53">
      <w:pPr>
        <w:pStyle w:val="ListParagraph"/>
        <w:numPr>
          <w:ilvl w:val="1"/>
          <w:numId w:val="7"/>
        </w:numPr>
        <w:spacing w:line="360" w:lineRule="auto"/>
        <w:ind w:left="284" w:firstLine="709"/>
        <w:jc w:val="both"/>
        <w:outlineLvl w:val="1"/>
        <w:rPr>
          <w:rFonts w:ascii="Times New Roman" w:hAnsi="Times New Roman" w:cs="Times New Roman"/>
          <w:color w:val="000000" w:themeColor="text1"/>
          <w:sz w:val="28"/>
        </w:rPr>
      </w:pPr>
      <w:r w:rsidRPr="00970BE6">
        <w:rPr>
          <w:rFonts w:ascii="Times New Roman" w:hAnsi="Times New Roman" w:cs="Times New Roman"/>
          <w:b/>
          <w:bCs/>
          <w:color w:val="000000" w:themeColor="text1"/>
          <w:sz w:val="28"/>
        </w:rPr>
        <w:t xml:space="preserve"> </w:t>
      </w:r>
      <w:bookmarkStart w:id="2" w:name="_Toc130335607"/>
      <w:r w:rsidR="00A76E73" w:rsidRPr="00970BE6">
        <w:rPr>
          <w:rFonts w:ascii="Times New Roman" w:hAnsi="Times New Roman" w:cs="Times New Roman"/>
          <w:b/>
          <w:bCs/>
          <w:color w:val="000000" w:themeColor="text1"/>
          <w:sz w:val="28"/>
        </w:rPr>
        <w:t>Основні поняття ціноутворення на підприємстві</w:t>
      </w:r>
      <w:bookmarkEnd w:id="2"/>
      <w:r w:rsidR="00A76E73" w:rsidRPr="00970BE6">
        <w:rPr>
          <w:rFonts w:ascii="Times New Roman" w:hAnsi="Times New Roman" w:cs="Times New Roman"/>
          <w:b/>
          <w:bCs/>
          <w:color w:val="000000" w:themeColor="text1"/>
          <w:sz w:val="28"/>
        </w:rPr>
        <w:t xml:space="preserve"> </w:t>
      </w:r>
    </w:p>
    <w:p w14:paraId="55E9786B" w14:textId="6BA27090" w:rsidR="00B0230E" w:rsidRPr="00970BE6" w:rsidRDefault="00B0230E" w:rsidP="00A76E73">
      <w:pPr>
        <w:spacing w:line="360" w:lineRule="auto"/>
        <w:ind w:left="283" w:firstLine="709"/>
        <w:jc w:val="both"/>
        <w:rPr>
          <w:color w:val="000000" w:themeColor="text1"/>
          <w:sz w:val="28"/>
        </w:rPr>
      </w:pPr>
      <w:r w:rsidRPr="00970BE6">
        <w:rPr>
          <w:color w:val="000000" w:themeColor="text1"/>
          <w:sz w:val="28"/>
        </w:rPr>
        <w:t>Ціна як економічна категорія завжди посідала особливе місце у виробничій діяльності підприємства. Очевидним є те, що в ринкових умовах в ціні перетинаються економічні інтереси виробників і споживачів.</w:t>
      </w:r>
    </w:p>
    <w:p w14:paraId="3ED53856"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Ринкове ціноутворення</w:t>
      </w:r>
      <w:r w:rsidRPr="00970BE6">
        <w:rPr>
          <w:rStyle w:val="apple-converted-space"/>
          <w:b/>
          <w:bCs/>
          <w:color w:val="000000" w:themeColor="text1"/>
          <w:sz w:val="28"/>
          <w:szCs w:val="21"/>
          <w:bdr w:val="none" w:sz="0" w:space="0" w:color="auto" w:frame="1"/>
        </w:rPr>
        <w:t> </w:t>
      </w:r>
      <w:r w:rsidRPr="00970BE6">
        <w:rPr>
          <w:color w:val="000000" w:themeColor="text1"/>
          <w:sz w:val="28"/>
          <w:szCs w:val="21"/>
        </w:rPr>
        <w:t>- це процес встановлення цін на товари та послуги, які реалізують на ринку.</w:t>
      </w:r>
    </w:p>
    <w:p w14:paraId="14DF06B3"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w:t>
      </w:r>
      <w:r w:rsidRPr="00970BE6">
        <w:rPr>
          <w:rStyle w:val="apple-converted-space"/>
          <w:b/>
          <w:bCs/>
          <w:color w:val="000000" w:themeColor="text1"/>
          <w:sz w:val="28"/>
          <w:szCs w:val="21"/>
        </w:rPr>
        <w:t> </w:t>
      </w:r>
      <w:r w:rsidRPr="00970BE6">
        <w:rPr>
          <w:color w:val="000000" w:themeColor="text1"/>
          <w:sz w:val="28"/>
          <w:szCs w:val="21"/>
        </w:rPr>
        <w:t>- грошовий вираз вартості товару. Вона відображає його споживчу корисність в конкретних ринкових умовах.</w:t>
      </w:r>
    </w:p>
    <w:p w14:paraId="4B10B122" w14:textId="77777777"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color w:val="000000" w:themeColor="text1"/>
          <w:sz w:val="28"/>
          <w:szCs w:val="21"/>
        </w:rPr>
        <w:t>Ринкова ціна забезпечує динамічну рівновагу між попитом та пропозицією, між суспільною вартістю товару і її грошовим виразом.</w:t>
      </w:r>
    </w:p>
    <w:p w14:paraId="5A68305A" w14:textId="4C89CACA" w:rsidR="00B0230E" w:rsidRPr="00970BE6" w:rsidRDefault="00B0230E" w:rsidP="00B0230E">
      <w:pPr>
        <w:pStyle w:val="NormalWeb"/>
        <w:spacing w:before="0" w:beforeAutospacing="0" w:after="0" w:afterAutospacing="0" w:line="360" w:lineRule="auto"/>
        <w:ind w:left="283" w:firstLine="709"/>
        <w:jc w:val="both"/>
        <w:rPr>
          <w:color w:val="000000" w:themeColor="text1"/>
          <w:sz w:val="28"/>
          <w:szCs w:val="21"/>
        </w:rPr>
      </w:pPr>
      <w:r w:rsidRPr="00970BE6">
        <w:rPr>
          <w:color w:val="000000" w:themeColor="text1"/>
          <w:sz w:val="28"/>
          <w:szCs w:val="21"/>
        </w:rPr>
        <w:t>Встановлення ціни на доцільному рівні, а також прогнозування динаміки цін світового ринку неможливо без врахування основних ціноутворюючих факторів. Їх можна виділити в три групи.</w:t>
      </w:r>
    </w:p>
    <w:p w14:paraId="253C378A"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1. Фактори, що впливають на обсяг пропозиції товару:</w:t>
      </w:r>
    </w:p>
    <w:p w14:paraId="122B6E4B"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Рівень поточних витрат на виготовлення товару.</w:t>
      </w:r>
    </w:p>
    <w:p w14:paraId="2732FFD3"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Науково-технічний прогрес.</w:t>
      </w:r>
    </w:p>
    <w:p w14:paraId="6A8D0D8D"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Ступінь монополізації пропозиції товару.</w:t>
      </w:r>
    </w:p>
    <w:p w14:paraId="404DDA80" w14:textId="77777777" w:rsidR="006431FF" w:rsidRPr="00970BE6" w:rsidRDefault="006431FF" w:rsidP="006431FF">
      <w:pPr>
        <w:numPr>
          <w:ilvl w:val="0"/>
          <w:numId w:val="2"/>
        </w:numPr>
        <w:spacing w:line="360" w:lineRule="auto"/>
        <w:ind w:left="283" w:firstLine="709"/>
        <w:jc w:val="both"/>
        <w:rPr>
          <w:color w:val="000000" w:themeColor="text1"/>
          <w:sz w:val="28"/>
          <w:szCs w:val="21"/>
        </w:rPr>
      </w:pPr>
      <w:r w:rsidRPr="00970BE6">
        <w:rPr>
          <w:color w:val="000000" w:themeColor="text1"/>
          <w:sz w:val="28"/>
          <w:szCs w:val="21"/>
        </w:rPr>
        <w:t>Цінова політика виробника товару.</w:t>
      </w:r>
    </w:p>
    <w:p w14:paraId="05C43925"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2. Фактори, що впливають на обсяги попиту:</w:t>
      </w:r>
    </w:p>
    <w:p w14:paraId="53D0EF58"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2.1. Корисність товару.</w:t>
      </w:r>
    </w:p>
    <w:p w14:paraId="117AF7EF"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2.2. Науково-технічний прогрес.</w:t>
      </w:r>
    </w:p>
    <w:p w14:paraId="3586540E"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2.3. Фінансові можливості покупців товару.</w:t>
      </w:r>
    </w:p>
    <w:p w14:paraId="7D537AD1"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2.4. Зміна цін споріднених товарів.</w:t>
      </w:r>
    </w:p>
    <w:p w14:paraId="069BAD0C"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2.5. Ступінь монополізації попиту.</w:t>
      </w:r>
    </w:p>
    <w:p w14:paraId="1D4A686C" w14:textId="77777777" w:rsidR="006431FF" w:rsidRPr="00970BE6" w:rsidRDefault="006431FF" w:rsidP="006431FF">
      <w:pPr>
        <w:numPr>
          <w:ilvl w:val="0"/>
          <w:numId w:val="3"/>
        </w:numPr>
        <w:spacing w:line="360" w:lineRule="auto"/>
        <w:ind w:left="283" w:firstLine="709"/>
        <w:jc w:val="both"/>
        <w:rPr>
          <w:color w:val="000000" w:themeColor="text1"/>
          <w:sz w:val="28"/>
          <w:szCs w:val="21"/>
        </w:rPr>
      </w:pPr>
      <w:r w:rsidRPr="00970BE6">
        <w:rPr>
          <w:color w:val="000000" w:themeColor="text1"/>
          <w:sz w:val="28"/>
          <w:szCs w:val="21"/>
        </w:rPr>
        <w:t>2.6. Рівень конкуренції на даному сегменті ринку.</w:t>
      </w:r>
    </w:p>
    <w:p w14:paraId="4A94C084" w14:textId="77777777" w:rsidR="006431FF" w:rsidRPr="00970BE6" w:rsidRDefault="006431FF" w:rsidP="006431FF">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3. Фактори зовнішнього впливу (щодо покупців і продавців):</w:t>
      </w:r>
    </w:p>
    <w:p w14:paraId="47AA542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3.1. Фаза економічного циклу в економіці країни.</w:t>
      </w:r>
    </w:p>
    <w:p w14:paraId="6C6B51F4"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lastRenderedPageBreak/>
        <w:t>3.2. Інфляція.</w:t>
      </w:r>
    </w:p>
    <w:p w14:paraId="6C33EC2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3.3. Короткочасні коливання попиту і пропозиції.</w:t>
      </w:r>
    </w:p>
    <w:p w14:paraId="1EF7B7BD"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3.4. Заходи державного регулювання і контролю цін.</w:t>
      </w:r>
    </w:p>
    <w:p w14:paraId="20509538" w14:textId="77777777" w:rsidR="006431FF" w:rsidRPr="00970BE6" w:rsidRDefault="006431FF" w:rsidP="006431FF">
      <w:pPr>
        <w:numPr>
          <w:ilvl w:val="0"/>
          <w:numId w:val="4"/>
        </w:numPr>
        <w:spacing w:line="360" w:lineRule="auto"/>
        <w:ind w:left="283" w:firstLine="709"/>
        <w:jc w:val="both"/>
        <w:rPr>
          <w:color w:val="000000" w:themeColor="text1"/>
          <w:sz w:val="28"/>
          <w:szCs w:val="21"/>
        </w:rPr>
      </w:pPr>
      <w:r w:rsidRPr="00970BE6">
        <w:rPr>
          <w:color w:val="000000" w:themeColor="text1"/>
          <w:sz w:val="28"/>
          <w:szCs w:val="21"/>
        </w:rPr>
        <w:t>3.5. Спосіб збуту товару.</w:t>
      </w:r>
    </w:p>
    <w:p w14:paraId="5D357D19" w14:textId="2A5E6225" w:rsidR="006431FF" w:rsidRPr="00970BE6" w:rsidRDefault="006431FF" w:rsidP="00B538F1">
      <w:pPr>
        <w:pStyle w:val="NormalWeb"/>
        <w:spacing w:before="0" w:beforeAutospacing="0" w:after="0" w:afterAutospacing="0" w:line="360" w:lineRule="auto"/>
        <w:ind w:left="283" w:firstLine="709"/>
        <w:jc w:val="both"/>
        <w:rPr>
          <w:color w:val="000000" w:themeColor="text1"/>
          <w:sz w:val="28"/>
          <w:szCs w:val="21"/>
        </w:rPr>
      </w:pPr>
    </w:p>
    <w:p w14:paraId="393761C2" w14:textId="0DCF32EC"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практиці роботи підприємств застосовують цілий ряд видів цін. Однак домінують договірні ціни, що змінюються залежно від попиту і пропозиції на певну продукцію (послуги).</w:t>
      </w:r>
    </w:p>
    <w:p w14:paraId="1CAE104B"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загальному плані в умовах сьогодення структура ринкових складові договірних цін визначається такими складовими:</w:t>
      </w:r>
    </w:p>
    <w:p w14:paraId="5CB3C54B"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1.</w:t>
      </w:r>
      <w:r w:rsidRPr="00970BE6">
        <w:rPr>
          <w:color w:val="000000" w:themeColor="text1"/>
          <w:sz w:val="28"/>
          <w:szCs w:val="21"/>
        </w:rPr>
        <w:t> Собівартість виробу, що містить всі без винятку витрати на створення, виробництво і реалізацію.</w:t>
      </w:r>
    </w:p>
    <w:p w14:paraId="77A4A2FD"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2.</w:t>
      </w:r>
      <w:r w:rsidRPr="00970BE6">
        <w:rPr>
          <w:color w:val="000000" w:themeColor="text1"/>
          <w:sz w:val="28"/>
          <w:szCs w:val="21"/>
        </w:rPr>
        <w:t> Прибуток, величина якого визначається ринковою ситуацією (попитом і пропозицією).</w:t>
      </w:r>
    </w:p>
    <w:p w14:paraId="020DAE76"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3.</w:t>
      </w:r>
      <w:r w:rsidRPr="00970BE6">
        <w:rPr>
          <w:color w:val="000000" w:themeColor="text1"/>
          <w:sz w:val="28"/>
          <w:szCs w:val="21"/>
        </w:rPr>
        <w:t> Податок на додану вартість (ПДВ), величина якого у відсотках визначається від оподатковуваного обороту.</w:t>
      </w:r>
    </w:p>
    <w:p w14:paraId="61EAA3BB"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4.</w:t>
      </w:r>
      <w:r w:rsidRPr="00970BE6">
        <w:rPr>
          <w:color w:val="000000" w:themeColor="text1"/>
          <w:sz w:val="28"/>
          <w:szCs w:val="21"/>
        </w:rPr>
        <w:t> Акцизний збір, непрямий податок лише на високорентабельні та монопольні товари (перелік таких товарів та ставки цього збору передбачені відповідними постановами).</w:t>
      </w:r>
    </w:p>
    <w:p w14:paraId="019825FD"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Перелічені складові формують "ціну підприємства". За такими цінами підприємства реалізують свою продукцію безпосередньо споживачам або ж посередницьким організаціям (гуртовим базам).</w:t>
      </w:r>
    </w:p>
    <w:p w14:paraId="44F6185A"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t>5.</w:t>
      </w:r>
      <w:r w:rsidRPr="00970BE6">
        <w:rPr>
          <w:color w:val="000000" w:themeColor="text1"/>
          <w:sz w:val="28"/>
          <w:szCs w:val="21"/>
        </w:rPr>
        <w:t> Гуртові організації в ціну продукції включають надбавку за величиною, яка відповідає усім додатковим витратам, що пов'язані з організацією гуртової реалізації продукції. Сюди входить орендна плата за приміщення офісу бази, оплата праці її працівників, витрати на освітлення, опалення, охорону, а також належні кошти на розвиток гуртової організації (прибуток) і відповідний податок на додану вартість.</w:t>
      </w:r>
    </w:p>
    <w:p w14:paraId="30110C70"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У результаті формується відпускна "ціна гуртова". Вона застосовується для гуртової реалізації продукції торговельній мережі.</w:t>
      </w:r>
    </w:p>
    <w:p w14:paraId="1916FE87" w14:textId="77777777" w:rsidR="00B538F1" w:rsidRPr="00970BE6" w:rsidRDefault="00B538F1" w:rsidP="00B538F1">
      <w:pPr>
        <w:spacing w:line="360" w:lineRule="auto"/>
        <w:ind w:left="283" w:firstLine="709"/>
        <w:jc w:val="both"/>
        <w:rPr>
          <w:color w:val="000000" w:themeColor="text1"/>
          <w:sz w:val="28"/>
          <w:szCs w:val="21"/>
        </w:rPr>
      </w:pPr>
      <w:r w:rsidRPr="00970BE6">
        <w:rPr>
          <w:b/>
          <w:bCs/>
          <w:color w:val="000000" w:themeColor="text1"/>
          <w:sz w:val="28"/>
          <w:szCs w:val="21"/>
          <w:bdr w:val="none" w:sz="0" w:space="0" w:color="auto" w:frame="1"/>
        </w:rPr>
        <w:lastRenderedPageBreak/>
        <w:t>6.</w:t>
      </w:r>
      <w:r w:rsidRPr="00970BE6">
        <w:rPr>
          <w:color w:val="000000" w:themeColor="text1"/>
          <w:sz w:val="28"/>
          <w:szCs w:val="21"/>
        </w:rPr>
        <w:t> Для покриття витрат, пов'язаних з організацією реалізації продукції безпосередньо в магазинах, торговельні структури включають в гуртову ціну чергову надбавку, що відповідає витратам, аналогічним як в гуртових (посередницьких) організаціях, включаючи і наступний ПДВ.</w:t>
      </w:r>
    </w:p>
    <w:p w14:paraId="222F52B8" w14:textId="77777777" w:rsidR="00B538F1" w:rsidRPr="00970BE6" w:rsidRDefault="00B538F1" w:rsidP="00B538F1">
      <w:pPr>
        <w:spacing w:line="360" w:lineRule="auto"/>
        <w:ind w:left="283" w:firstLine="709"/>
        <w:jc w:val="both"/>
        <w:rPr>
          <w:color w:val="000000" w:themeColor="text1"/>
          <w:sz w:val="28"/>
          <w:szCs w:val="21"/>
        </w:rPr>
      </w:pPr>
      <w:r w:rsidRPr="00970BE6">
        <w:rPr>
          <w:color w:val="000000" w:themeColor="text1"/>
          <w:sz w:val="28"/>
          <w:szCs w:val="21"/>
        </w:rPr>
        <w:t>Ціна з усіма надбавками називається роздрібною, вона встановлюється на вітрині магазину. За цією ціною здійснюється продаж виробів окремим споживачам дрібними партіями або поштучно.</w:t>
      </w:r>
    </w:p>
    <w:p w14:paraId="662A04A5" w14:textId="4A3F2B0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договірна</w:t>
      </w:r>
      <w:r w:rsidR="00EA54B0">
        <w:rPr>
          <w:rStyle w:val="Strong"/>
          <w:b w:val="0"/>
          <w:bCs w:val="0"/>
          <w:color w:val="000000" w:themeColor="text1"/>
          <w:sz w:val="28"/>
          <w:szCs w:val="21"/>
          <w:bdr w:val="none" w:sz="0" w:space="0" w:color="auto" w:frame="1"/>
          <w:lang w:val="uk-UA"/>
        </w:rPr>
        <w:t xml:space="preserve"> </w:t>
      </w:r>
      <w:r w:rsidR="00EA54B0">
        <w:rPr>
          <w:color w:val="000000" w:themeColor="text1"/>
          <w:sz w:val="28"/>
          <w:szCs w:val="21"/>
        </w:rPr>
        <w:t>–</w:t>
      </w:r>
      <w:r w:rsidR="00EA54B0">
        <w:rPr>
          <w:color w:val="000000" w:themeColor="text1"/>
          <w:sz w:val="28"/>
          <w:szCs w:val="21"/>
          <w:lang w:val="uk-UA"/>
        </w:rPr>
        <w:t xml:space="preserve"> </w:t>
      </w:r>
      <w:r w:rsidRPr="00970BE6">
        <w:rPr>
          <w:color w:val="000000" w:themeColor="text1"/>
          <w:sz w:val="28"/>
          <w:szCs w:val="21"/>
        </w:rPr>
        <w:t>встановлюється</w:t>
      </w:r>
      <w:r w:rsidR="00EA54B0">
        <w:rPr>
          <w:color w:val="000000" w:themeColor="text1"/>
          <w:sz w:val="28"/>
          <w:szCs w:val="21"/>
          <w:lang w:val="uk-UA"/>
        </w:rPr>
        <w:t xml:space="preserve"> </w:t>
      </w:r>
      <w:r w:rsidRPr="00970BE6">
        <w:rPr>
          <w:color w:val="000000" w:themeColor="text1"/>
          <w:sz w:val="28"/>
          <w:szCs w:val="21"/>
        </w:rPr>
        <w:t>за домовленістю між виробником (продавцем) і споживачем (покупцем) продукції.</w:t>
      </w:r>
    </w:p>
    <w:p w14:paraId="75010B86" w14:textId="01320F7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вільна</w:t>
      </w:r>
      <w:r w:rsidR="002A746B">
        <w:rPr>
          <w:rStyle w:val="apple-converted-space"/>
          <w:color w:val="000000" w:themeColor="text1"/>
          <w:sz w:val="28"/>
          <w:szCs w:val="21"/>
          <w:lang w:val="uk-UA"/>
        </w:rPr>
        <w:t xml:space="preserve"> </w:t>
      </w:r>
      <w:r w:rsidR="002A746B">
        <w:rPr>
          <w:color w:val="000000" w:themeColor="text1"/>
          <w:sz w:val="28"/>
          <w:szCs w:val="21"/>
        </w:rPr>
        <w:t>–</w:t>
      </w:r>
      <w:r w:rsidR="002A746B">
        <w:rPr>
          <w:color w:val="000000" w:themeColor="text1"/>
          <w:sz w:val="28"/>
          <w:szCs w:val="21"/>
          <w:lang w:val="uk-UA"/>
        </w:rPr>
        <w:t xml:space="preserve"> </w:t>
      </w:r>
      <w:r w:rsidRPr="00970BE6">
        <w:rPr>
          <w:color w:val="000000" w:themeColor="text1"/>
          <w:sz w:val="28"/>
          <w:szCs w:val="21"/>
        </w:rPr>
        <w:t>формується</w:t>
      </w:r>
      <w:r w:rsidR="002A746B">
        <w:rPr>
          <w:color w:val="000000" w:themeColor="text1"/>
          <w:sz w:val="28"/>
          <w:szCs w:val="21"/>
          <w:lang w:val="uk-UA"/>
        </w:rPr>
        <w:t xml:space="preserve"> </w:t>
      </w:r>
      <w:r w:rsidRPr="00970BE6">
        <w:rPr>
          <w:color w:val="000000" w:themeColor="text1"/>
          <w:sz w:val="28"/>
          <w:szCs w:val="21"/>
        </w:rPr>
        <w:t>підприємством-виробником (виконавцем робіт, послуг) самостійно.</w:t>
      </w:r>
    </w:p>
    <w:p w14:paraId="44240EDD" w14:textId="30124E7D"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лімітна</w:t>
      </w:r>
      <w:r w:rsidR="002A746B">
        <w:rPr>
          <w:rStyle w:val="apple-converted-space"/>
          <w:color w:val="000000" w:themeColor="text1"/>
          <w:sz w:val="28"/>
          <w:szCs w:val="21"/>
          <w:lang w:val="uk-UA"/>
        </w:rPr>
        <w:t xml:space="preserve"> </w:t>
      </w:r>
      <w:r w:rsidR="002A746B">
        <w:rPr>
          <w:color w:val="000000" w:themeColor="text1"/>
          <w:sz w:val="28"/>
          <w:szCs w:val="21"/>
        </w:rPr>
        <w:t>–</w:t>
      </w:r>
      <w:r w:rsidR="002A746B">
        <w:rPr>
          <w:color w:val="000000" w:themeColor="text1"/>
          <w:sz w:val="28"/>
          <w:szCs w:val="21"/>
          <w:lang w:val="uk-UA"/>
        </w:rPr>
        <w:t xml:space="preserve"> </w:t>
      </w:r>
      <w:r w:rsidRPr="00970BE6">
        <w:rPr>
          <w:color w:val="000000" w:themeColor="text1"/>
          <w:sz w:val="28"/>
          <w:szCs w:val="21"/>
        </w:rPr>
        <w:t>вона</w:t>
      </w:r>
      <w:r w:rsidR="002A746B">
        <w:rPr>
          <w:color w:val="000000" w:themeColor="text1"/>
          <w:sz w:val="28"/>
          <w:szCs w:val="21"/>
          <w:lang w:val="uk-UA"/>
        </w:rPr>
        <w:t xml:space="preserve"> </w:t>
      </w:r>
      <w:r w:rsidRPr="00970BE6">
        <w:rPr>
          <w:color w:val="000000" w:themeColor="text1"/>
          <w:sz w:val="28"/>
          <w:szCs w:val="21"/>
        </w:rPr>
        <w:t>визначається на початкових етапах створення (проектування) нової продукції і використовується для техніко-економічних обчислень, обґрунтування доцільності її виробництва, встановлення договірних або прейскурантних цін.</w:t>
      </w:r>
    </w:p>
    <w:p w14:paraId="365AFF70" w14:textId="77777777"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rPr>
      </w:pPr>
      <w:r w:rsidRPr="00970BE6">
        <w:rPr>
          <w:rStyle w:val="Strong"/>
          <w:b w:val="0"/>
          <w:bCs w:val="0"/>
          <w:color w:val="000000" w:themeColor="text1"/>
          <w:sz w:val="28"/>
          <w:szCs w:val="21"/>
          <w:bdr w:val="none" w:sz="0" w:space="0" w:color="auto" w:frame="1"/>
        </w:rPr>
        <w:t>Ціна прейскурантна</w:t>
      </w:r>
      <w:r w:rsidRPr="00970BE6">
        <w:rPr>
          <w:rStyle w:val="apple-converted-space"/>
          <w:color w:val="000000" w:themeColor="text1"/>
          <w:sz w:val="28"/>
          <w:szCs w:val="21"/>
        </w:rPr>
        <w:t> </w:t>
      </w:r>
      <w:r w:rsidRPr="00970BE6">
        <w:rPr>
          <w:color w:val="000000" w:themeColor="text1"/>
          <w:sz w:val="28"/>
          <w:szCs w:val="21"/>
        </w:rPr>
        <w:t>- ціна, що вноситься до спеціальних збірників - прейскурантів, які є офіційними документами. Вони підтверджують рівень цін та умови їх використання. Такі ціни належать до регульованих і використовуються тоді, коли виробник (як правило, держава) посідає монопольне становище на ринку, а продукція має особливо важливе значення для економіки країни.</w:t>
      </w:r>
    </w:p>
    <w:p w14:paraId="5C064CA5" w14:textId="4A83E6A0" w:rsidR="00FE3C40" w:rsidRPr="00970BE6" w:rsidRDefault="00FE3C40" w:rsidP="00FE3C40">
      <w:pPr>
        <w:pStyle w:val="NormalWeb"/>
        <w:spacing w:before="0" w:beforeAutospacing="0" w:after="0" w:afterAutospacing="0" w:line="360" w:lineRule="auto"/>
        <w:ind w:left="283" w:firstLine="709"/>
        <w:jc w:val="both"/>
        <w:rPr>
          <w:color w:val="000000" w:themeColor="text1"/>
          <w:sz w:val="28"/>
          <w:szCs w:val="21"/>
          <w:lang w:val="en-US"/>
        </w:rPr>
      </w:pPr>
      <w:r w:rsidRPr="00970BE6">
        <w:rPr>
          <w:rStyle w:val="Strong"/>
          <w:b w:val="0"/>
          <w:bCs w:val="0"/>
          <w:color w:val="000000" w:themeColor="text1"/>
          <w:sz w:val="28"/>
          <w:szCs w:val="21"/>
          <w:bdr w:val="none" w:sz="0" w:space="0" w:color="auto" w:frame="1"/>
        </w:rPr>
        <w:t>Ціна регульована</w:t>
      </w:r>
      <w:r w:rsidRPr="00970BE6">
        <w:rPr>
          <w:rStyle w:val="apple-converted-space"/>
          <w:color w:val="000000" w:themeColor="text1"/>
          <w:sz w:val="28"/>
          <w:szCs w:val="21"/>
        </w:rPr>
        <w:t> </w:t>
      </w:r>
      <w:r w:rsidRPr="00970BE6">
        <w:rPr>
          <w:color w:val="000000" w:themeColor="text1"/>
          <w:sz w:val="28"/>
          <w:szCs w:val="21"/>
        </w:rPr>
        <w:t>- її рівень регулює держава. Вона може коливатися в установлених межах, в тому її відмінність від фіксованої ціни, яка не підлягає зміні.</w:t>
      </w:r>
      <w:r w:rsidR="00B607A6" w:rsidRPr="00970BE6">
        <w:rPr>
          <w:color w:val="000000" w:themeColor="text1"/>
          <w:sz w:val="28"/>
          <w:szCs w:val="21"/>
          <w:lang w:val="en-US"/>
        </w:rPr>
        <w:t>[1]</w:t>
      </w:r>
    </w:p>
    <w:p w14:paraId="1DFB9BF3" w14:textId="4C896F9D" w:rsidR="00B0230E" w:rsidRPr="00970BE6" w:rsidRDefault="00B0230E" w:rsidP="00327BFD">
      <w:pPr>
        <w:spacing w:line="360" w:lineRule="auto"/>
        <w:jc w:val="both"/>
        <w:rPr>
          <w:color w:val="000000" w:themeColor="text1"/>
          <w:sz w:val="28"/>
        </w:rPr>
      </w:pPr>
    </w:p>
    <w:p w14:paraId="4F8BBC1E" w14:textId="3EBC9BD2" w:rsidR="00C4536D" w:rsidRPr="00970BE6" w:rsidRDefault="00C4536D" w:rsidP="00327BFD">
      <w:pPr>
        <w:spacing w:line="360" w:lineRule="auto"/>
        <w:jc w:val="both"/>
        <w:rPr>
          <w:color w:val="000000" w:themeColor="text1"/>
          <w:sz w:val="28"/>
        </w:rPr>
      </w:pPr>
    </w:p>
    <w:p w14:paraId="64B2A7B8" w14:textId="57FABB16" w:rsidR="00C4536D" w:rsidRPr="00970BE6" w:rsidRDefault="00C4536D" w:rsidP="00327BFD">
      <w:pPr>
        <w:spacing w:line="360" w:lineRule="auto"/>
        <w:jc w:val="both"/>
        <w:rPr>
          <w:color w:val="000000" w:themeColor="text1"/>
          <w:sz w:val="28"/>
        </w:rPr>
      </w:pPr>
    </w:p>
    <w:p w14:paraId="48E82A1C" w14:textId="63340558" w:rsidR="00C4536D" w:rsidRPr="00970BE6" w:rsidRDefault="00C4536D" w:rsidP="00327BFD">
      <w:pPr>
        <w:spacing w:line="360" w:lineRule="auto"/>
        <w:jc w:val="both"/>
        <w:rPr>
          <w:color w:val="000000" w:themeColor="text1"/>
          <w:sz w:val="28"/>
        </w:rPr>
      </w:pPr>
    </w:p>
    <w:p w14:paraId="5DBDF063" w14:textId="77777777" w:rsidR="00C4536D" w:rsidRPr="00970BE6" w:rsidRDefault="00C4536D" w:rsidP="00327BFD">
      <w:pPr>
        <w:spacing w:line="360" w:lineRule="auto"/>
        <w:jc w:val="both"/>
        <w:rPr>
          <w:color w:val="000000" w:themeColor="text1"/>
          <w:sz w:val="28"/>
          <w:lang w:val="uk-UA"/>
        </w:rPr>
      </w:pPr>
    </w:p>
    <w:p w14:paraId="4C0FA5DE" w14:textId="77777777" w:rsidR="004325DE" w:rsidRPr="00970BE6" w:rsidRDefault="004325DE" w:rsidP="00970BE6">
      <w:pPr>
        <w:spacing w:line="360" w:lineRule="auto"/>
        <w:jc w:val="both"/>
        <w:rPr>
          <w:b/>
          <w:bCs/>
          <w:color w:val="000000" w:themeColor="text1"/>
          <w:sz w:val="28"/>
        </w:rPr>
      </w:pPr>
    </w:p>
    <w:p w14:paraId="208ED939" w14:textId="7157C59E" w:rsidR="004325DE" w:rsidRPr="00970BE6" w:rsidRDefault="004325DE" w:rsidP="00043A53">
      <w:pPr>
        <w:pStyle w:val="ListParagraph"/>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284" w:firstLine="709"/>
        <w:jc w:val="both"/>
        <w:outlineLvl w:val="1"/>
        <w:rPr>
          <w:rFonts w:ascii="Times New Roman" w:hAnsi="Times New Roman" w:cs="Times New Roman"/>
          <w:b/>
          <w:bCs/>
          <w:color w:val="000000" w:themeColor="text1"/>
          <w:sz w:val="28"/>
          <w:lang w:val="en-GB"/>
        </w:rPr>
      </w:pPr>
      <w:bookmarkStart w:id="3" w:name="_Toc130335608"/>
      <w:proofErr w:type="spellStart"/>
      <w:r w:rsidRPr="00970BE6">
        <w:rPr>
          <w:rFonts w:ascii="Times New Roman" w:hAnsi="Times New Roman" w:cs="Times New Roman"/>
          <w:b/>
          <w:bCs/>
          <w:color w:val="000000" w:themeColor="text1"/>
          <w:sz w:val="28"/>
          <w:lang w:val="en-GB"/>
        </w:rPr>
        <w:lastRenderedPageBreak/>
        <w:t>Формування</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цін</w:t>
      </w:r>
      <w:proofErr w:type="spellEnd"/>
      <w:r w:rsidRPr="00970BE6">
        <w:rPr>
          <w:rFonts w:ascii="Times New Roman" w:hAnsi="Times New Roman" w:cs="Times New Roman"/>
          <w:b/>
          <w:bCs/>
          <w:color w:val="000000" w:themeColor="text1"/>
          <w:sz w:val="28"/>
          <w:lang w:val="en-GB"/>
        </w:rPr>
        <w:t xml:space="preserve"> в </w:t>
      </w:r>
      <w:proofErr w:type="spellStart"/>
      <w:r w:rsidRPr="00970BE6">
        <w:rPr>
          <w:rFonts w:ascii="Times New Roman" w:hAnsi="Times New Roman" w:cs="Times New Roman"/>
          <w:b/>
          <w:bCs/>
          <w:color w:val="000000" w:themeColor="text1"/>
          <w:sz w:val="28"/>
          <w:lang w:val="en-GB"/>
        </w:rPr>
        <w:t>залежності</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від</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виробничих</w:t>
      </w:r>
      <w:proofErr w:type="spellEnd"/>
      <w:r w:rsidRPr="00970BE6">
        <w:rPr>
          <w:rFonts w:ascii="Times New Roman" w:hAnsi="Times New Roman" w:cs="Times New Roman"/>
          <w:b/>
          <w:bCs/>
          <w:color w:val="000000" w:themeColor="text1"/>
          <w:sz w:val="28"/>
          <w:lang w:val="en-GB"/>
        </w:rPr>
        <w:t xml:space="preserve"> </w:t>
      </w:r>
      <w:proofErr w:type="spellStart"/>
      <w:r w:rsidRPr="00970BE6">
        <w:rPr>
          <w:rFonts w:ascii="Times New Roman" w:hAnsi="Times New Roman" w:cs="Times New Roman"/>
          <w:b/>
          <w:bCs/>
          <w:color w:val="000000" w:themeColor="text1"/>
          <w:sz w:val="28"/>
          <w:lang w:val="en-GB"/>
        </w:rPr>
        <w:t>факторів</w:t>
      </w:r>
      <w:bookmarkEnd w:id="3"/>
      <w:proofErr w:type="spellEnd"/>
    </w:p>
    <w:p w14:paraId="7B60B2F6" w14:textId="11FED36E" w:rsidR="00B60DC2" w:rsidRPr="00970BE6" w:rsidRDefault="00D11D9F" w:rsidP="00D11D9F">
      <w:pPr>
        <w:spacing w:line="360" w:lineRule="auto"/>
        <w:ind w:left="283" w:firstLine="709"/>
        <w:jc w:val="both"/>
        <w:rPr>
          <w:color w:val="000000" w:themeColor="text1"/>
          <w:sz w:val="28"/>
          <w:szCs w:val="28"/>
          <w:shd w:val="clear" w:color="auto" w:fill="FFFFFF"/>
        </w:rPr>
      </w:pPr>
      <w:r w:rsidRPr="00970BE6">
        <w:rPr>
          <w:color w:val="000000" w:themeColor="text1"/>
          <w:sz w:val="28"/>
          <w:szCs w:val="28"/>
          <w:shd w:val="clear" w:color="auto" w:fill="FFFFFF"/>
        </w:rPr>
        <w:t>В умовах ринкової економіки формування цінової політики підприємств харчової промисловості є досить складною задачею, остільки ціна на харчові продукти має відповідати загальним стратегічним та тактичним цілям товаровиробників, але в той же час вона повинна бути доступною для всіх верств населення України. Світова економічна криза призвела до скорочення обсягів виробництва та дестабілізації розвитку підприємств харчової промисловості. Цінова політика підприємств на час виходу із кризи має ураховувати місткість та кон’юнктуру ринку, а методи ціноутворення повинні підпорядкуватись нормативним та законодавчим державним актам.</w:t>
      </w:r>
    </w:p>
    <w:p w14:paraId="6E7A5188" w14:textId="3B67890A" w:rsidR="004076B3" w:rsidRPr="00970BE6" w:rsidRDefault="004076B3" w:rsidP="006F5C41">
      <w:pPr>
        <w:spacing w:line="360" w:lineRule="auto"/>
        <w:ind w:left="283" w:firstLine="709"/>
        <w:jc w:val="both"/>
        <w:rPr>
          <w:color w:val="000000" w:themeColor="text1"/>
          <w:sz w:val="28"/>
        </w:rPr>
      </w:pPr>
      <w:r w:rsidRPr="00970BE6">
        <w:rPr>
          <w:color w:val="000000" w:themeColor="text1"/>
          <w:sz w:val="28"/>
          <w:szCs w:val="28"/>
        </w:rPr>
        <w:t>Проблеми ціноутворення на продукцію підприємств промисловості  на теоретичному та методологічному рівні досліджувалися багатьма вітчизняними та зарубіжними вченими. Методи ціноутворення аналізуються в працях Голова С.Ф., Заїнчковського А.О., Корнієва В.Л., Мостенської Т.Л., Друри К., Брігхем Є.Ф. та ін. Але поряд з тим, деякі питання методичного забезпечення формування цінової політики на</w:t>
      </w:r>
      <w:r w:rsidR="006F5C41" w:rsidRPr="00970BE6">
        <w:rPr>
          <w:color w:val="000000" w:themeColor="text1"/>
          <w:sz w:val="28"/>
        </w:rPr>
        <w:t xml:space="preserve"> </w:t>
      </w:r>
      <w:r w:rsidRPr="00970BE6">
        <w:rPr>
          <w:color w:val="000000" w:themeColor="text1"/>
          <w:sz w:val="28"/>
          <w:szCs w:val="28"/>
        </w:rPr>
        <w:t>продукцію харчової промисловості на сучасному етапі розвитку ринкових відносин потребують уточнення і розвитку.</w:t>
      </w:r>
    </w:p>
    <w:p w14:paraId="6596B68E" w14:textId="422EEE99" w:rsidR="004076B3" w:rsidRPr="00970BE6" w:rsidRDefault="004076B3" w:rsidP="004076B3">
      <w:pPr>
        <w:spacing w:line="360" w:lineRule="auto"/>
        <w:ind w:left="283" w:firstLine="709"/>
        <w:jc w:val="both"/>
        <w:rPr>
          <w:color w:val="000000" w:themeColor="text1"/>
          <w:sz w:val="28"/>
          <w:szCs w:val="28"/>
        </w:rPr>
      </w:pPr>
      <w:r w:rsidRPr="00970BE6">
        <w:rPr>
          <w:color w:val="000000" w:themeColor="text1"/>
          <w:sz w:val="28"/>
          <w:szCs w:val="28"/>
        </w:rPr>
        <w:t>Метою роботи є аналіз і узагальнення теоретичних і методологічних основ формування цін на продукцію харчової промисловості на основі інформації про витрати підприємства.</w:t>
      </w:r>
    </w:p>
    <w:p w14:paraId="096443A0"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Цінова політика підприємства на плановий період базується на таких основних засадах: орієнтація на збільшення збуту; орієнтація на збільшення прибутку; орієнтація на утримання свого фактично існуючого сегменту ринку; орієнтація на утримання витрат і прибутку на рівні, вже досягнутому на початок планового періоду.</w:t>
      </w:r>
    </w:p>
    <w:p w14:paraId="6683136F"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 xml:space="preserve">Найбільший вплив на ціноутворення мають покупці, конкуренти та витрати. При встановленні ціни менеджер повинен поглянути на продукцію очима споживача. На сьогодні ринок харчових продуктів України різноманітний і насичений, але постійно постає питання щодо відповідності </w:t>
      </w:r>
      <w:r w:rsidRPr="00970BE6">
        <w:rPr>
          <w:color w:val="000000" w:themeColor="text1"/>
          <w:sz w:val="28"/>
          <w:szCs w:val="28"/>
        </w:rPr>
        <w:lastRenderedPageBreak/>
        <w:t>ціни і якості продукції. Як відомо, на якість впливають технічна оснащеність підприємства, кваліфікаційний рівень підготовки робітників і спеціалістів, відповідність стандартам сировинних ресурсів тощо. Якість харчової продукції, що пропонується споживачу і прямі витрати виробництва, що ототожнюються зі змінними, маржинальними витратами знаходяться майже в прямій залежності.</w:t>
      </w:r>
    </w:p>
    <w:p w14:paraId="4D8D8003"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Знаючи технологію фірм-конкурентів, їх виробничі потужності, виробничі площі, логістику, стратегію розвитку легше встановити ціни на власну продукцію.</w:t>
      </w:r>
    </w:p>
    <w:p w14:paraId="4874C224"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Стратегія розвитку об’єкта господарювання в умовах ринкової економіки втілюється в розробці стратегічних, перспективних та поточних планів (бюджетування).</w:t>
      </w:r>
    </w:p>
    <w:p w14:paraId="4248AAC2"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Базою формування ціни має бути, нормативна (планова) собівартість (або кошторис) продукції за плановою номенклатурою, асортиментом та нормативами станом на початок планового періоду з використанням калькулювання витрат методом „величини покриття”. Причому, вихідна база повинна характеризувати рівень витрат і прибуток, вже досягнутий на початок планового періоду. Йдеться про те, що ефект від заходів минулого періоду повною мірою реалізується в плановому періоді, тобто він вже врахований в нормах, які використовуються при формуванні цін.</w:t>
      </w:r>
    </w:p>
    <w:p w14:paraId="78CB997B"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В харчовій промисловості застосовуються наступні основні підходи до формування ціни на продукцію підприємств: встановлення ціни, яку можуть сплатити покупці; використання інформації про ціни конкурентів; використання інформації про собівартість продукції; використання інформації про витрати підприємства. Дослідження взаємозв’язку витрат, обсягу і прибутку дозволяє встановити таку мінімальну ціну, яка в короткотерміновому періоді забезпечить одержання планового прибутку.</w:t>
      </w:r>
    </w:p>
    <w:p w14:paraId="35CC0F0D"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Найпоширенішими методами встановлення ціни є метод формування ціни на основі використання інформації про собівартість продукції та витрати підприємства.</w:t>
      </w:r>
    </w:p>
    <w:p w14:paraId="706A39DD"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lastRenderedPageBreak/>
        <w:t>Економічно виправданою формою ціноутворення на основі витрат є ціноутворення за принципом «витрати плюс».</w:t>
      </w:r>
      <w:r w:rsidRPr="00970BE6">
        <w:rPr>
          <w:b/>
          <w:bCs/>
          <w:i/>
          <w:iCs/>
          <w:color w:val="000000" w:themeColor="text1"/>
          <w:sz w:val="28"/>
          <w:szCs w:val="28"/>
        </w:rPr>
        <w:t> </w:t>
      </w:r>
      <w:r w:rsidRPr="00970BE6">
        <w:rPr>
          <w:color w:val="000000" w:themeColor="text1"/>
          <w:sz w:val="28"/>
          <w:szCs w:val="28"/>
        </w:rPr>
        <w:t>Якщо ринок не ставить жорстких умов, то менеджер, встановлюючи ціну, має орієнтуватись на наступні формули: виробничі змінні витрати плюс націнка; загальні змінні витрати плюс націнка; виробнича собівартість плюс націнка; повна собівартість плюс націнка.</w:t>
      </w:r>
    </w:p>
    <w:p w14:paraId="363AD2D0"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Націнку можна розрахувати на базі: змінних виробничих витрат; повної виробничої собівартості; загальних змінних витрат; повних витрат.</w:t>
      </w:r>
    </w:p>
    <w:p w14:paraId="09B65566" w14:textId="77777777" w:rsidR="006E571D" w:rsidRPr="00970BE6" w:rsidRDefault="006E571D" w:rsidP="006E571D">
      <w:pPr>
        <w:spacing w:line="360" w:lineRule="auto"/>
        <w:ind w:left="283" w:firstLine="709"/>
        <w:jc w:val="both"/>
        <w:rPr>
          <w:color w:val="000000" w:themeColor="text1"/>
          <w:sz w:val="28"/>
        </w:rPr>
      </w:pPr>
      <w:r w:rsidRPr="00970BE6">
        <w:rPr>
          <w:color w:val="000000" w:themeColor="text1"/>
          <w:sz w:val="28"/>
          <w:szCs w:val="28"/>
        </w:rPr>
        <w:t>Розглянемо моделі розрахунку ціни за одиницю продукції за різних методів ціноутворення.</w:t>
      </w:r>
    </w:p>
    <w:p w14:paraId="1D842EE3" w14:textId="77777777" w:rsidR="006E571D" w:rsidRPr="00970BE6" w:rsidRDefault="006E571D" w:rsidP="00115647">
      <w:pPr>
        <w:ind w:left="283" w:firstLine="709"/>
        <w:jc w:val="both"/>
        <w:rPr>
          <w:color w:val="000000" w:themeColor="text1"/>
          <w:sz w:val="28"/>
        </w:rPr>
      </w:pPr>
    </w:p>
    <w:p w14:paraId="31576D13" w14:textId="15D6A5AA" w:rsidR="00F43476" w:rsidRPr="00052F1A" w:rsidRDefault="00AB47C4" w:rsidP="00052F1A">
      <w:pPr>
        <w:pStyle w:val="ListParagraph"/>
        <w:numPr>
          <w:ilvl w:val="1"/>
          <w:numId w:val="7"/>
        </w:numPr>
        <w:spacing w:line="360" w:lineRule="auto"/>
        <w:ind w:left="284" w:firstLine="709"/>
        <w:jc w:val="both"/>
        <w:outlineLvl w:val="1"/>
        <w:rPr>
          <w:rFonts w:ascii="Times New Roman" w:hAnsi="Times New Roman" w:cs="Times New Roman"/>
          <w:b/>
          <w:bCs/>
          <w:color w:val="000000" w:themeColor="text1"/>
          <w:sz w:val="28"/>
        </w:rPr>
      </w:pPr>
      <w:bookmarkStart w:id="4" w:name="_Toc130335609"/>
      <w:proofErr w:type="spellStart"/>
      <w:r w:rsidRPr="00052F1A">
        <w:rPr>
          <w:rFonts w:ascii="Times New Roman" w:hAnsi="Times New Roman" w:cs="Times New Roman"/>
          <w:b/>
          <w:bCs/>
          <w:color w:val="000000" w:themeColor="text1"/>
          <w:sz w:val="28"/>
          <w:lang w:val="en-GB"/>
        </w:rPr>
        <w:t>Методологія</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розрахунку</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ціни</w:t>
      </w:r>
      <w:proofErr w:type="spellEnd"/>
      <w:r w:rsidRPr="00052F1A">
        <w:rPr>
          <w:rFonts w:ascii="Times New Roman" w:hAnsi="Times New Roman" w:cs="Times New Roman"/>
          <w:b/>
          <w:bCs/>
          <w:color w:val="000000" w:themeColor="text1"/>
          <w:sz w:val="28"/>
          <w:lang w:val="en-GB"/>
        </w:rPr>
        <w:t xml:space="preserve"> </w:t>
      </w:r>
      <w:proofErr w:type="spellStart"/>
      <w:r w:rsidRPr="00052F1A">
        <w:rPr>
          <w:rFonts w:ascii="Times New Roman" w:hAnsi="Times New Roman" w:cs="Times New Roman"/>
          <w:b/>
          <w:bCs/>
          <w:color w:val="000000" w:themeColor="text1"/>
          <w:sz w:val="28"/>
          <w:lang w:val="en-GB"/>
        </w:rPr>
        <w:t>продукції</w:t>
      </w:r>
      <w:bookmarkEnd w:id="4"/>
      <w:proofErr w:type="spellEnd"/>
    </w:p>
    <w:p w14:paraId="617A39D2" w14:textId="77777777" w:rsidR="00E307F8" w:rsidRPr="00970BE6" w:rsidRDefault="00413369" w:rsidP="00E307F8">
      <w:pPr>
        <w:pStyle w:val="NormalWeb"/>
        <w:spacing w:before="0" w:beforeAutospacing="0" w:after="0" w:afterAutospacing="0" w:line="360" w:lineRule="auto"/>
        <w:ind w:left="283" w:firstLine="709"/>
        <w:jc w:val="both"/>
        <w:rPr>
          <w:color w:val="000000" w:themeColor="text1"/>
          <w:sz w:val="28"/>
          <w:szCs w:val="28"/>
        </w:rPr>
      </w:pPr>
      <w:r w:rsidRPr="00970BE6">
        <w:rPr>
          <w:color w:val="000000" w:themeColor="text1"/>
          <w:sz w:val="28"/>
          <w:szCs w:val="28"/>
        </w:rPr>
        <w:t xml:space="preserve">Процес ціноутворення здійснюється на основі методології. Методологія ціноутворення — це сукупність найбільш загальних правил формування ціни, пов'язаних в основному з макроекономічними особливостями господарської системи, а також із різними сферами ціноутворення. У зв'язку з цим методологічні принципи можуть бути загальними як для економіки в цілому, так і для групи суміжних галузей, виробництв. Загальні методичні правила визначаються законодавчими органами країни. </w:t>
      </w:r>
    </w:p>
    <w:p w14:paraId="3E643F58" w14:textId="07D069DF" w:rsidR="00413369" w:rsidRPr="00970BE6" w:rsidRDefault="00413369" w:rsidP="00E307F8">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Ці правила стосуються переліку витрат, які включають до собівартості як розрахункову основу ціни і порядку відображення в ціні елементів прибутку. Останній у найзагальнішому вигляді є сумою прибутку, необхідною для нормальної роботи підприємства, і податків, які включаються в ціну. Методологія процесу ціноутворення єдина для будь-якої системи незалежно від того, хто її встановлює, періоду дії, сфери діяльності підприємства. На основі методології виробляється політика ціноутворення підприємства, а також його стратегія. </w:t>
      </w:r>
    </w:p>
    <w:p w14:paraId="26DED954"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Найважливішими елементами методології ціноутворення є принципи (основні правила) ціноутворення: науковість; цільова спрямованість; безперервність; єдність процесу ціноутворення. </w:t>
      </w:r>
    </w:p>
    <w:p w14:paraId="4E44347F"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lastRenderedPageBreak/>
        <w:t xml:space="preserve">Для здійснення процесу ціноутворення в ринковій економіці безпосередньо на підприємстві потрібні певні умови. Основні з них: економічна самостійність; комерційні умови діяльності; захищеність; конкуренція на ринку; рівновага ринку. </w:t>
      </w:r>
    </w:p>
    <w:p w14:paraId="299EC2D5"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Конкретизація політики ціноутворення здійснюється різними методами встановлення цін і контролю над ними. Варто зазначити, що ціни різняться спрямованістю, метою, механізмом утворення та дії. Інакше кажучи, методика як елемент методології дає змогу здійснювати політику, яка відповідає економічній стратегії діяльності підприємства. </w:t>
      </w:r>
    </w:p>
    <w:p w14:paraId="4AA51EEC"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Таким чином, методика ціноутворення — це сукупність більш конкретних правил побудови ціни, які відображають специфіку галузей, виробництв, продуктів. </w:t>
      </w:r>
    </w:p>
    <w:p w14:paraId="3BA030C1" w14:textId="77777777" w:rsidR="00413369" w:rsidRPr="00970BE6" w:rsidRDefault="00413369" w:rsidP="00413369">
      <w:pPr>
        <w:pStyle w:val="NormalWeb"/>
        <w:spacing w:before="0" w:beforeAutospacing="0" w:after="0" w:afterAutospacing="0" w:line="360" w:lineRule="auto"/>
        <w:ind w:left="283" w:firstLine="709"/>
        <w:jc w:val="both"/>
        <w:rPr>
          <w:color w:val="000000" w:themeColor="text1"/>
          <w:sz w:val="28"/>
        </w:rPr>
      </w:pPr>
      <w:r w:rsidRPr="00970BE6">
        <w:rPr>
          <w:color w:val="000000" w:themeColor="text1"/>
          <w:sz w:val="28"/>
          <w:szCs w:val="28"/>
        </w:rPr>
        <w:t xml:space="preserve">В умовах адміністративного регулювання економіки всі елементи ціни виступають у формі нормативів, встановлених керуючими органами. В умовах ринкової економіки ціна не є нормативом. Основний масив цін представлений вільними цінами, використовувані разом з ними регульовані ціни не ідентичні фіксованим адміністративним цінам. Ступінь свободи, важелі цінового регулювання неоднакові і залежать від специфіки конкретної галузі і виробництва. Це методичний аспект ціноутворення. Із поняттям «методологія ціноутворення» пов'язують таку категорію, як модель ціни. </w:t>
      </w:r>
    </w:p>
    <w:p w14:paraId="0B7B40F8" w14:textId="1667B791" w:rsidR="00413369" w:rsidRPr="00970BE6" w:rsidRDefault="00413369" w:rsidP="00413369">
      <w:pPr>
        <w:pStyle w:val="NormalWeb"/>
        <w:spacing w:before="0" w:beforeAutospacing="0" w:after="0" w:afterAutospacing="0" w:line="360" w:lineRule="auto"/>
        <w:ind w:left="283" w:firstLine="709"/>
        <w:jc w:val="both"/>
        <w:rPr>
          <w:color w:val="000000" w:themeColor="text1"/>
          <w:sz w:val="28"/>
          <w:lang w:val="en-US"/>
        </w:rPr>
      </w:pPr>
      <w:r w:rsidRPr="00970BE6">
        <w:rPr>
          <w:color w:val="000000" w:themeColor="text1"/>
          <w:sz w:val="28"/>
          <w:szCs w:val="28"/>
        </w:rPr>
        <w:t xml:space="preserve">Модель ціни — це найбільш принципова форма виразу ціни як економічної категорії. Модель ціни, як і методологія ціноутворення, визначається в першу чергу типом господарської системи. Тип господарської системи, пов'язана з ним методологія ціноутворення, модель ціни — ось вихідні умови, що визначають цінову поведінку учасників господарського процесу. Цінові методи - це методи формування цін на товари і послуги в рамках прийнятої цінової стратегії. </w:t>
      </w:r>
      <w:r w:rsidR="00DC2F4A" w:rsidRPr="00970BE6">
        <w:rPr>
          <w:color w:val="000000" w:themeColor="text1"/>
          <w:sz w:val="28"/>
          <w:szCs w:val="28"/>
          <w:lang w:val="en-US"/>
        </w:rPr>
        <w:t>[2]</w:t>
      </w:r>
    </w:p>
    <w:p w14:paraId="012E63E4" w14:textId="2E983E3B" w:rsidR="00E42711" w:rsidRPr="00496290" w:rsidRDefault="00BB42A4" w:rsidP="00496290">
      <w:pPr>
        <w:spacing w:line="360" w:lineRule="auto"/>
        <w:ind w:left="283" w:firstLine="709"/>
        <w:jc w:val="both"/>
        <w:rPr>
          <w:color w:val="000000" w:themeColor="text1"/>
          <w:sz w:val="28"/>
          <w:szCs w:val="28"/>
          <w:lang w:val="uk-UA"/>
        </w:rPr>
      </w:pPr>
      <w:r w:rsidRPr="00496290">
        <w:rPr>
          <w:color w:val="000000" w:themeColor="text1"/>
          <w:sz w:val="28"/>
          <w:szCs w:val="28"/>
          <w:lang w:val="uk-UA"/>
        </w:rPr>
        <w:t>Розглянемо фактори впливу на рівень і динаміку цін.</w:t>
      </w:r>
    </w:p>
    <w:p w14:paraId="226807F2" w14:textId="5796D37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 xml:space="preserve">Ціни відіграють дуже важливу роль як на </w:t>
      </w:r>
      <w:proofErr w:type="spellStart"/>
      <w:r w:rsidRPr="00114C9F">
        <w:rPr>
          <w:color w:val="000000" w:themeColor="text1"/>
          <w:sz w:val="28"/>
          <w:szCs w:val="28"/>
          <w:lang w:val="uk-UA"/>
        </w:rPr>
        <w:t>макро</w:t>
      </w:r>
      <w:proofErr w:type="spellEnd"/>
      <w:r w:rsidRPr="00114C9F">
        <w:rPr>
          <w:color w:val="000000" w:themeColor="text1"/>
          <w:sz w:val="28"/>
          <w:szCs w:val="28"/>
          <w:lang w:val="uk-UA"/>
        </w:rPr>
        <w:t xml:space="preserve">- так і на мікроекономічному рівнях. У них фокусуються практично всі економічні </w:t>
      </w:r>
      <w:r w:rsidRPr="00114C9F">
        <w:rPr>
          <w:color w:val="000000" w:themeColor="text1"/>
          <w:sz w:val="28"/>
          <w:szCs w:val="28"/>
          <w:lang w:val="uk-UA"/>
        </w:rPr>
        <w:lastRenderedPageBreak/>
        <w:t>відносини у суспільстві. На макрорівні ціна формує структуру економіки, сприяючи удосконаленню її найважливіших пропорцій у суспільстві. На мікрорівні ціна регулює господарську діяльність підприємства.</w:t>
      </w:r>
    </w:p>
    <w:p w14:paraId="4C3C92EB" w14:textId="5DDE0D8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У реальних умовах ціни формуються під впливом двох груп факторів –зовнішніх і внутрішніх.</w:t>
      </w:r>
    </w:p>
    <w:p w14:paraId="2229F89B" w14:textId="5378CF7A"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 xml:space="preserve">Зовнішні фактори, тобто фактори макроекономічного рівня, не залежать від діяльності підприємства і враховують зміни загальноекономічних пропорцій і умов у країні та за її межами. До них відносять: політичну стабільність у країні, забезпеченість основними видами ресурсів, ринкове середовище, учасників каналів </w:t>
      </w:r>
      <w:proofErr w:type="spellStart"/>
      <w:r w:rsidRPr="00114C9F">
        <w:rPr>
          <w:color w:val="000000" w:themeColor="text1"/>
          <w:sz w:val="28"/>
          <w:szCs w:val="28"/>
          <w:lang w:val="uk-UA"/>
        </w:rPr>
        <w:t>товаропросування</w:t>
      </w:r>
      <w:proofErr w:type="spellEnd"/>
      <w:r w:rsidRPr="00114C9F">
        <w:rPr>
          <w:color w:val="000000" w:themeColor="text1"/>
          <w:sz w:val="28"/>
          <w:szCs w:val="28"/>
          <w:lang w:val="uk-UA"/>
        </w:rPr>
        <w:t>, масштаби державного регулювання цін, вдосконалення податкового законодавства, зовнішню економічну політику держави.</w:t>
      </w:r>
    </w:p>
    <w:p w14:paraId="274BB556" w14:textId="702C7D66"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Політична стабільність у країні створює для підприємств передумови для роботи на перспективу і не викликає у них прагнення до моментального успіху, за рахунок збільшення цін. Якщо ж у країні політична ситуація знаходиться у кризовому стані, то це веде до неузгодженості у зовнішній політиці і як наслідок викликає проблеми з постачанням ресурсів ззовні країни. Крім того внутрішня нестабільність у державі послаблює державний контроль за економічними процесами і викликає спокусу, у деяких підприємців, до встановлення цін на максимально можливому рівні.</w:t>
      </w:r>
    </w:p>
    <w:p w14:paraId="0A9BD614" w14:textId="3F78789B"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Забезпеченість основними видами ресурсів. Відсутність на ринку основних ресурсів, наприклад, паливно-енергетичних, приводить до миттєвого зростання цін і залежність підприємств від імпортерів. Причому зростання цін не обмежується лише дефіцитними ресурсами, а охоплює і інші сегменти ринку оскільки майже всі вони пов'язані між собою технологічним ланцюжком.</w:t>
      </w:r>
    </w:p>
    <w:p w14:paraId="507990FF" w14:textId="5D646D39"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Ринкове середовище. Кожний тип ринку (вільна конкуренція, монополія, олігополія тощо) формує притаманний йому тип ціноутворення.</w:t>
      </w:r>
    </w:p>
    <w:p w14:paraId="6F695E84" w14:textId="2B3C7BBD"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lastRenderedPageBreak/>
        <w:t>В умовах вільної конкуренції ціни регулюються самим ринком на основі закону попиту та пропозиції і підприємство не може встановити ціни вище ринкових, так як обсяги реалізації різко впадуть.</w:t>
      </w:r>
    </w:p>
    <w:p w14:paraId="38597709" w14:textId="6279F059" w:rsidR="00114C9F" w:rsidRPr="00114C9F" w:rsidRDefault="00114C9F" w:rsidP="00AB575C">
      <w:pPr>
        <w:spacing w:line="360" w:lineRule="auto"/>
        <w:ind w:left="283" w:firstLine="709"/>
        <w:jc w:val="both"/>
        <w:rPr>
          <w:color w:val="000000" w:themeColor="text1"/>
          <w:sz w:val="28"/>
          <w:szCs w:val="28"/>
          <w:lang w:val="uk-UA"/>
        </w:rPr>
      </w:pPr>
      <w:r w:rsidRPr="00114C9F">
        <w:rPr>
          <w:color w:val="000000" w:themeColor="text1"/>
          <w:sz w:val="28"/>
          <w:szCs w:val="28"/>
          <w:lang w:val="uk-UA"/>
        </w:rPr>
        <w:t>В умовах монопольного ціноутворення підприємство може встановлювати як низькі, так і високі ціни, покупці знайдуться у будь-якому випадку.</w:t>
      </w:r>
    </w:p>
    <w:p w14:paraId="3914451C" w14:textId="25472B4C" w:rsidR="00E42711" w:rsidRPr="00FE1AB7" w:rsidRDefault="00114C9F" w:rsidP="00AB575C">
      <w:pPr>
        <w:spacing w:line="360" w:lineRule="auto"/>
        <w:ind w:left="283" w:firstLine="709"/>
        <w:jc w:val="both"/>
        <w:rPr>
          <w:color w:val="000000" w:themeColor="text1"/>
          <w:sz w:val="28"/>
          <w:szCs w:val="28"/>
          <w:lang w:val="en-US"/>
        </w:rPr>
      </w:pPr>
      <w:r w:rsidRPr="00114C9F">
        <w:rPr>
          <w:color w:val="000000" w:themeColor="text1"/>
          <w:sz w:val="28"/>
          <w:szCs w:val="28"/>
          <w:lang w:val="uk-UA"/>
        </w:rPr>
        <w:t xml:space="preserve">В умовах </w:t>
      </w:r>
      <w:proofErr w:type="spellStart"/>
      <w:r w:rsidRPr="00114C9F">
        <w:rPr>
          <w:color w:val="000000" w:themeColor="text1"/>
          <w:sz w:val="28"/>
          <w:szCs w:val="28"/>
          <w:lang w:val="uk-UA"/>
        </w:rPr>
        <w:t>олігополітичного</w:t>
      </w:r>
      <w:proofErr w:type="spellEnd"/>
      <w:r w:rsidRPr="00114C9F">
        <w:rPr>
          <w:color w:val="000000" w:themeColor="text1"/>
          <w:sz w:val="28"/>
          <w:szCs w:val="28"/>
          <w:lang w:val="uk-UA"/>
        </w:rPr>
        <w:t xml:space="preserve"> ринку, коли ціноутворення відбувається під впливом обмеженої кількості товаровиробників, може мати місце свідоме утримання високих цін, як наслідок домовленості між цими товаровиробниками.</w:t>
      </w:r>
      <w:r w:rsidR="00FE1AB7">
        <w:rPr>
          <w:color w:val="000000" w:themeColor="text1"/>
          <w:sz w:val="28"/>
          <w:szCs w:val="28"/>
          <w:lang w:val="en-US"/>
        </w:rPr>
        <w:t>[3]</w:t>
      </w:r>
    </w:p>
    <w:p w14:paraId="3979B0FA" w14:textId="0C872BFC" w:rsidR="003D0BE1" w:rsidRPr="00970BE6" w:rsidRDefault="003D0BE1" w:rsidP="003845A5">
      <w:pPr>
        <w:spacing w:line="360" w:lineRule="atLeast"/>
        <w:ind w:firstLine="709"/>
        <w:jc w:val="both"/>
        <w:rPr>
          <w:b/>
          <w:bCs/>
          <w:i/>
          <w:iCs/>
          <w:color w:val="000000" w:themeColor="text1"/>
          <w:sz w:val="28"/>
          <w:szCs w:val="28"/>
          <w:lang w:val="uk-UA"/>
        </w:rPr>
      </w:pPr>
    </w:p>
    <w:p w14:paraId="38AF08C3" w14:textId="30B27AC5" w:rsidR="003D0BE1" w:rsidRPr="00301C98" w:rsidRDefault="003D0BE1" w:rsidP="00130B01">
      <w:pPr>
        <w:pStyle w:val="ListParagraph"/>
        <w:numPr>
          <w:ilvl w:val="1"/>
          <w:numId w:val="7"/>
        </w:numPr>
        <w:spacing w:line="360" w:lineRule="auto"/>
        <w:ind w:left="284" w:firstLine="709"/>
        <w:jc w:val="both"/>
        <w:outlineLvl w:val="1"/>
        <w:rPr>
          <w:rFonts w:ascii="Times New Roman" w:hAnsi="Times New Roman" w:cs="Times New Roman"/>
          <w:b/>
          <w:bCs/>
          <w:color w:val="000000" w:themeColor="text1"/>
          <w:sz w:val="28"/>
          <w:szCs w:val="28"/>
        </w:rPr>
      </w:pPr>
      <w:bookmarkStart w:id="5" w:name="_Toc130335610"/>
      <w:r w:rsidRPr="00301C98">
        <w:rPr>
          <w:rFonts w:ascii="Times New Roman" w:hAnsi="Times New Roman" w:cs="Times New Roman"/>
          <w:b/>
          <w:bCs/>
          <w:color w:val="000000" w:themeColor="text1"/>
          <w:sz w:val="28"/>
          <w:szCs w:val="28"/>
        </w:rPr>
        <w:t>Моделі ціноутворення на основі різноманітних факторів</w:t>
      </w:r>
      <w:bookmarkEnd w:id="5"/>
    </w:p>
    <w:p w14:paraId="1C5CE793" w14:textId="38F23BCA" w:rsidR="0067795B" w:rsidRPr="002578BA" w:rsidRDefault="0039013C" w:rsidP="002578BA">
      <w:pPr>
        <w:spacing w:line="360" w:lineRule="auto"/>
        <w:ind w:left="283" w:firstLine="709"/>
        <w:jc w:val="both"/>
        <w:rPr>
          <w:color w:val="000000" w:themeColor="text1"/>
          <w:sz w:val="28"/>
          <w:szCs w:val="28"/>
          <w:lang w:val="uk-UA"/>
        </w:rPr>
      </w:pPr>
      <w:r w:rsidRPr="002578BA">
        <w:rPr>
          <w:color w:val="000000" w:themeColor="text1"/>
          <w:sz w:val="28"/>
          <w:szCs w:val="28"/>
          <w:lang w:val="uk-UA"/>
        </w:rPr>
        <w:t xml:space="preserve">Розглянемо </w:t>
      </w:r>
      <w:r w:rsidR="0067795B" w:rsidRPr="002578BA">
        <w:rPr>
          <w:color w:val="000000" w:themeColor="text1"/>
          <w:sz w:val="28"/>
          <w:szCs w:val="28"/>
          <w:lang w:val="uk-UA"/>
        </w:rPr>
        <w:t>конкретніше моделі ціноутворення на підприємствах.</w:t>
      </w:r>
    </w:p>
    <w:p w14:paraId="199A9EEB" w14:textId="280B9EBA"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Всі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об’єднати</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три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базові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політику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фірми</w:t>
      </w:r>
      <w:proofErr w:type="spellEnd"/>
      <w:r w:rsidRPr="002578BA">
        <w:rPr>
          <w:color w:val="000000" w:themeColor="text1"/>
          <w:sz w:val="28"/>
          <w:szCs w:val="28"/>
          <w:lang w:val="en-US"/>
        </w:rPr>
        <w:t>.</w:t>
      </w:r>
    </w:p>
    <w:p w14:paraId="3C491BE6" w14:textId="60D50E2D"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t xml:space="preserve">1.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виробництва</w:t>
      </w:r>
      <w:proofErr w:type="spellEnd"/>
      <w:r w:rsidRPr="002578BA">
        <w:rPr>
          <w:color w:val="000000" w:themeColor="text1"/>
          <w:sz w:val="28"/>
          <w:szCs w:val="28"/>
          <w:lang w:val="en-US"/>
        </w:rPr>
        <w:t>.</w:t>
      </w:r>
    </w:p>
    <w:p w14:paraId="58E8984D" w14:textId="1B19B53F"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Фірма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прийняла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політику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встановлювати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виходячи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плюс</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процент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прибутку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підхід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звичайно</w:t>
      </w:r>
      <w:proofErr w:type="spellEnd"/>
      <w:r>
        <w:rPr>
          <w:color w:val="000000" w:themeColor="text1"/>
          <w:sz w:val="28"/>
          <w:szCs w:val="28"/>
          <w:lang w:val="en-US"/>
        </w:rPr>
        <w:t xml:space="preserve"> </w:t>
      </w:r>
      <w:proofErr w:type="spellStart"/>
      <w:r w:rsidRPr="002578BA">
        <w:rPr>
          <w:color w:val="000000" w:themeColor="text1"/>
          <w:sz w:val="28"/>
          <w:szCs w:val="28"/>
          <w:lang w:val="en-US"/>
        </w:rPr>
        <w:t>застосовують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стосовно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виробничого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котрі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особливих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відмінностей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своїх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аналогів</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очах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покупця</w:t>
      </w:r>
      <w:proofErr w:type="spellEnd"/>
      <w:r w:rsidRPr="002578BA">
        <w:rPr>
          <w:color w:val="000000" w:themeColor="text1"/>
          <w:sz w:val="28"/>
          <w:szCs w:val="28"/>
          <w:lang w:val="en-US"/>
        </w:rPr>
        <w:t>.</w:t>
      </w:r>
    </w:p>
    <w:p w14:paraId="02B373AB" w14:textId="444B00DC"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t xml:space="preserve">2.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w:t>
      </w:r>
    </w:p>
    <w:p w14:paraId="4BBB229F" w14:textId="484D19C4"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ринковий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передбачає</w:t>
      </w:r>
      <w:proofErr w:type="spellEnd"/>
      <w:r>
        <w:rPr>
          <w:color w:val="000000" w:themeColor="text1"/>
          <w:sz w:val="28"/>
          <w:szCs w:val="28"/>
          <w:lang w:val="en-US"/>
        </w:rPr>
        <w:t xml:space="preserve"> </w:t>
      </w:r>
      <w:proofErr w:type="spellStart"/>
      <w:r w:rsidRPr="002578BA">
        <w:rPr>
          <w:color w:val="000000" w:themeColor="text1"/>
          <w:sz w:val="28"/>
          <w:szCs w:val="28"/>
          <w:lang w:val="en-US"/>
        </w:rPr>
        <w:t>оцінку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інтенсивності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більш</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високі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призначаються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тоді</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там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спостерігається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підвищений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низькі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 </w:t>
      </w:r>
      <w:proofErr w:type="spellStart"/>
      <w:r w:rsidRPr="002578BA">
        <w:rPr>
          <w:color w:val="000000" w:themeColor="text1"/>
          <w:sz w:val="28"/>
          <w:szCs w:val="28"/>
          <w:lang w:val="en-US"/>
        </w:rPr>
        <w:t>тоді</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там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слабкий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навіть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вартість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одиниці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обох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випадках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однакова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постійно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змінюється</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стає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ефективною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зброєю</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руках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система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ефективна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відношенню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марочних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споживчих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багатьох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видів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виробничого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w:t>
      </w:r>
    </w:p>
    <w:p w14:paraId="652C1516" w14:textId="77777777" w:rsidR="002578BA" w:rsidRPr="002578BA" w:rsidRDefault="002578BA" w:rsidP="002578BA">
      <w:pPr>
        <w:spacing w:line="360" w:lineRule="auto"/>
        <w:ind w:left="283" w:firstLine="709"/>
        <w:jc w:val="both"/>
        <w:rPr>
          <w:color w:val="000000" w:themeColor="text1"/>
          <w:sz w:val="28"/>
          <w:szCs w:val="28"/>
          <w:lang w:val="en-US"/>
        </w:rPr>
      </w:pPr>
    </w:p>
    <w:p w14:paraId="7E6BAB1B" w14:textId="50E258D5" w:rsidR="002578BA" w:rsidRPr="002578BA" w:rsidRDefault="002578BA" w:rsidP="002578BA">
      <w:pPr>
        <w:spacing w:line="360" w:lineRule="auto"/>
        <w:ind w:left="283" w:firstLine="709"/>
        <w:jc w:val="both"/>
        <w:rPr>
          <w:color w:val="000000" w:themeColor="text1"/>
          <w:sz w:val="28"/>
          <w:szCs w:val="28"/>
          <w:lang w:val="en-US"/>
        </w:rPr>
      </w:pPr>
      <w:r w:rsidRPr="002578BA">
        <w:rPr>
          <w:color w:val="000000" w:themeColor="text1"/>
          <w:sz w:val="28"/>
          <w:szCs w:val="28"/>
          <w:lang w:val="en-US"/>
        </w:rPr>
        <w:lastRenderedPageBreak/>
        <w:t xml:space="preserve">3.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основі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конкуренції</w:t>
      </w:r>
      <w:proofErr w:type="spellEnd"/>
      <w:r w:rsidRPr="002578BA">
        <w:rPr>
          <w:color w:val="000000" w:themeColor="text1"/>
          <w:sz w:val="28"/>
          <w:szCs w:val="28"/>
          <w:lang w:val="en-US"/>
        </w:rPr>
        <w:t>.</w:t>
      </w:r>
    </w:p>
    <w:p w14:paraId="08E60217" w14:textId="3FD597D0"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Найкращим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прикладом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можуть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біржові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пшеницю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чай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каву</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т.п</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встановлюються</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результаті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взаємодії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великої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кількості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покупців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Для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кожного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продавця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вище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встановленого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стати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причиною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катастрофічного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зменшення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замовлень</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продаж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нижчою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від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встановленого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приведе</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невиправданого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зменшення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прибутків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Головне</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ціноутворенні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орієнтованому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врахувати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кількість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фірм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виготовляють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аналогічні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продукти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інші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поставки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ринок</w:t>
      </w:r>
      <w:proofErr w:type="spellEnd"/>
      <w:r w:rsidRPr="002578BA">
        <w:rPr>
          <w:color w:val="000000" w:themeColor="text1"/>
          <w:sz w:val="28"/>
          <w:szCs w:val="28"/>
          <w:lang w:val="en-US"/>
        </w:rPr>
        <w:t xml:space="preserve">, а </w:t>
      </w:r>
      <w:proofErr w:type="spellStart"/>
      <w:r w:rsidRPr="002578BA">
        <w:rPr>
          <w:color w:val="000000" w:themeColor="text1"/>
          <w:sz w:val="28"/>
          <w:szCs w:val="28"/>
          <w:lang w:val="en-US"/>
        </w:rPr>
        <w:t>також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ціни</w:t>
      </w:r>
      <w:proofErr w:type="spellEnd"/>
      <w:r w:rsidRPr="002578BA">
        <w:rPr>
          <w:color w:val="000000" w:themeColor="text1"/>
          <w:sz w:val="28"/>
          <w:szCs w:val="28"/>
          <w:lang w:val="en-US"/>
        </w:rPr>
        <w:t xml:space="preserve"> на </w:t>
      </w:r>
      <w:proofErr w:type="spellStart"/>
      <w:r w:rsidRPr="002578BA">
        <w:rPr>
          <w:color w:val="000000" w:themeColor="text1"/>
          <w:sz w:val="28"/>
          <w:szCs w:val="28"/>
          <w:lang w:val="en-US"/>
        </w:rPr>
        <w:t>цю</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продукцію</w:t>
      </w:r>
      <w:proofErr w:type="spellEnd"/>
      <w:r w:rsidRPr="002578BA">
        <w:rPr>
          <w:color w:val="000000" w:themeColor="text1"/>
          <w:sz w:val="28"/>
          <w:szCs w:val="28"/>
          <w:lang w:val="en-US"/>
        </w:rPr>
        <w:t>.</w:t>
      </w:r>
    </w:p>
    <w:p w14:paraId="21010FE3" w14:textId="002DEBB8"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Актуальною</w:t>
      </w:r>
      <w:proofErr w:type="spellEnd"/>
      <w:r w:rsidRPr="002578BA">
        <w:rPr>
          <w:color w:val="000000" w:themeColor="text1"/>
          <w:sz w:val="28"/>
          <w:szCs w:val="28"/>
          <w:lang w:val="en-US"/>
        </w:rPr>
        <w:t xml:space="preserve"> є </w:t>
      </w:r>
      <w:proofErr w:type="spellStart"/>
      <w:r w:rsidRPr="002578BA">
        <w:rPr>
          <w:color w:val="000000" w:themeColor="text1"/>
          <w:sz w:val="28"/>
          <w:szCs w:val="28"/>
          <w:lang w:val="en-US"/>
        </w:rPr>
        <w:t>цінова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конкуренція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міжгалузевому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рівні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товарами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різними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фізичними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властивостями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котрі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між</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тим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можуть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використовуватись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для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однієї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мети</w:t>
      </w:r>
      <w:proofErr w:type="spellEnd"/>
      <w:r w:rsidRPr="002578BA">
        <w:rPr>
          <w:color w:val="000000" w:themeColor="text1"/>
          <w:sz w:val="28"/>
          <w:szCs w:val="28"/>
          <w:lang w:val="en-US"/>
        </w:rPr>
        <w:t>.</w:t>
      </w:r>
    </w:p>
    <w:p w14:paraId="50770BFA" w14:textId="7CB8AD8F" w:rsidR="002578BA" w:rsidRPr="002578BA" w:rsidRDefault="002578BA" w:rsidP="002578BA">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Використання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будь-який</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моделей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передбачає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врахування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чинників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покладені</w:t>
      </w:r>
      <w:proofErr w:type="spellEnd"/>
      <w:r w:rsidRPr="002578BA">
        <w:rPr>
          <w:color w:val="000000" w:themeColor="text1"/>
          <w:sz w:val="28"/>
          <w:szCs w:val="28"/>
          <w:lang w:val="en-US"/>
        </w:rPr>
        <w:t xml:space="preserve"> в </w:t>
      </w:r>
      <w:proofErr w:type="spellStart"/>
      <w:r w:rsidRPr="002578BA">
        <w:rPr>
          <w:color w:val="000000" w:themeColor="text1"/>
          <w:sz w:val="28"/>
          <w:szCs w:val="28"/>
          <w:lang w:val="en-US"/>
        </w:rPr>
        <w:t>основу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двох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інших</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Так</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якщо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використано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доцільно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скоригувати</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урахуванням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ринкового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попиту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цін</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конкурентів</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Кожна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містить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конкретні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Розглянемо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найпоширеніші</w:t>
      </w:r>
      <w:proofErr w:type="spellEnd"/>
      <w:r w:rsidRPr="002578BA">
        <w:rPr>
          <w:color w:val="000000" w:themeColor="text1"/>
          <w:sz w:val="28"/>
          <w:szCs w:val="28"/>
          <w:lang w:val="en-US"/>
        </w:rPr>
        <w:t xml:space="preserve"> з </w:t>
      </w:r>
      <w:proofErr w:type="spellStart"/>
      <w:r w:rsidRPr="002578BA">
        <w:rPr>
          <w:color w:val="000000" w:themeColor="text1"/>
          <w:sz w:val="28"/>
          <w:szCs w:val="28"/>
          <w:lang w:val="en-US"/>
        </w:rPr>
        <w:t>них</w:t>
      </w:r>
      <w:proofErr w:type="spellEnd"/>
      <w:r w:rsidRPr="002578BA">
        <w:rPr>
          <w:color w:val="000000" w:themeColor="text1"/>
          <w:sz w:val="28"/>
          <w:szCs w:val="28"/>
          <w:lang w:val="en-US"/>
        </w:rPr>
        <w:t>.</w:t>
      </w:r>
    </w:p>
    <w:p w14:paraId="72552426" w14:textId="77777777" w:rsidR="00361F18" w:rsidRDefault="002578BA" w:rsidP="003D1626">
      <w:pPr>
        <w:spacing w:line="360" w:lineRule="auto"/>
        <w:ind w:left="283" w:firstLine="709"/>
        <w:jc w:val="both"/>
        <w:rPr>
          <w:color w:val="000000" w:themeColor="text1"/>
          <w:sz w:val="28"/>
          <w:szCs w:val="28"/>
          <w:lang w:val="en-US"/>
        </w:rPr>
      </w:pPr>
      <w:proofErr w:type="spellStart"/>
      <w:r w:rsidRPr="002578BA">
        <w:rPr>
          <w:color w:val="000000" w:themeColor="text1"/>
          <w:sz w:val="28"/>
          <w:szCs w:val="28"/>
          <w:lang w:val="en-US"/>
        </w:rPr>
        <w:t>Метод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надбавок</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Цей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поширений</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метод</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ціноутворення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належить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витратної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моделі</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визначають</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додаванням</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витрат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його</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виробництво</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збут</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певної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надбавки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Існує</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два</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способи</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визначення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цієї</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надбавки</w:t>
      </w:r>
      <w:proofErr w:type="spellEnd"/>
      <w:r w:rsidRPr="002578BA">
        <w:rPr>
          <w:color w:val="000000" w:themeColor="text1"/>
          <w:sz w:val="28"/>
          <w:szCs w:val="28"/>
          <w:lang w:val="en-US"/>
        </w:rPr>
        <w:t xml:space="preserve"> і </w:t>
      </w:r>
      <w:proofErr w:type="spellStart"/>
      <w:r w:rsidRPr="002578BA">
        <w:rPr>
          <w:color w:val="000000" w:themeColor="text1"/>
          <w:sz w:val="28"/>
          <w:szCs w:val="28"/>
          <w:lang w:val="en-US"/>
        </w:rPr>
        <w:t>внесення</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її</w:t>
      </w:r>
      <w:proofErr w:type="spellEnd"/>
      <w:r w:rsidRPr="002578BA">
        <w:rPr>
          <w:color w:val="000000" w:themeColor="text1"/>
          <w:sz w:val="28"/>
          <w:szCs w:val="28"/>
          <w:lang w:val="en-US"/>
        </w:rPr>
        <w:t xml:space="preserve"> у </w:t>
      </w:r>
      <w:proofErr w:type="spellStart"/>
      <w:r w:rsidRPr="002578BA">
        <w:rPr>
          <w:color w:val="000000" w:themeColor="text1"/>
          <w:sz w:val="28"/>
          <w:szCs w:val="28"/>
          <w:lang w:val="en-US"/>
        </w:rPr>
        <w:t>ціну</w:t>
      </w:r>
      <w:proofErr w:type="spellEnd"/>
      <w:r w:rsidRPr="002578BA">
        <w:rPr>
          <w:color w:val="000000" w:themeColor="text1"/>
          <w:sz w:val="28"/>
          <w:szCs w:val="28"/>
          <w:lang w:val="en-US"/>
        </w:rPr>
        <w:t xml:space="preserve"> </w:t>
      </w:r>
      <w:proofErr w:type="spellStart"/>
      <w:r w:rsidRPr="002578BA">
        <w:rPr>
          <w:color w:val="000000" w:themeColor="text1"/>
          <w:sz w:val="28"/>
          <w:szCs w:val="28"/>
          <w:lang w:val="en-US"/>
        </w:rPr>
        <w:t>товару</w:t>
      </w:r>
      <w:proofErr w:type="spellEnd"/>
      <w:r w:rsidRPr="002578BA">
        <w:rPr>
          <w:color w:val="000000" w:themeColor="text1"/>
          <w:sz w:val="28"/>
          <w:szCs w:val="28"/>
          <w:lang w:val="en-US"/>
        </w:rPr>
        <w:t>.</w:t>
      </w:r>
    </w:p>
    <w:p w14:paraId="5250C240" w14:textId="4E376609" w:rsidR="00C057E1" w:rsidRDefault="00361F18" w:rsidP="00361F18">
      <w:pPr>
        <w:spacing w:line="360" w:lineRule="auto"/>
        <w:ind w:left="283" w:firstLine="709"/>
        <w:jc w:val="both"/>
        <w:rPr>
          <w:color w:val="000000" w:themeColor="text1"/>
          <w:sz w:val="28"/>
          <w:szCs w:val="28"/>
          <w:lang w:val="en-US"/>
        </w:rPr>
      </w:pPr>
      <w:r w:rsidRPr="00361F18">
        <w:rPr>
          <w:color w:val="000000" w:themeColor="text1"/>
          <w:sz w:val="28"/>
          <w:szCs w:val="28"/>
          <w:lang w:val="en-US"/>
        </w:rPr>
        <w:t xml:space="preserve">У </w:t>
      </w:r>
      <w:proofErr w:type="spellStart"/>
      <w:r w:rsidRPr="00361F18">
        <w:rPr>
          <w:color w:val="000000" w:themeColor="text1"/>
          <w:sz w:val="28"/>
          <w:szCs w:val="28"/>
          <w:lang w:val="en-US"/>
        </w:rPr>
        <w:t>практиці</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ціноутворення</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використовують</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різноманітні</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методи</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визначення</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вихідної</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ціни</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на</w:t>
      </w:r>
      <w:proofErr w:type="spellEnd"/>
      <w:r w:rsidRPr="00361F18">
        <w:rPr>
          <w:color w:val="000000" w:themeColor="text1"/>
          <w:sz w:val="28"/>
          <w:szCs w:val="28"/>
          <w:lang w:val="en-US"/>
        </w:rPr>
        <w:t xml:space="preserve"> </w:t>
      </w:r>
      <w:proofErr w:type="spellStart"/>
      <w:r w:rsidRPr="00361F18">
        <w:rPr>
          <w:color w:val="000000" w:themeColor="text1"/>
          <w:sz w:val="28"/>
          <w:szCs w:val="28"/>
          <w:lang w:val="en-US"/>
        </w:rPr>
        <w:t>товари</w:t>
      </w:r>
      <w:proofErr w:type="spellEnd"/>
      <w:r w:rsidRPr="00361F18">
        <w:rPr>
          <w:color w:val="000000" w:themeColor="text1"/>
          <w:sz w:val="28"/>
          <w:szCs w:val="28"/>
          <w:lang w:val="en-US"/>
        </w:rPr>
        <w:t xml:space="preserve"> (</w:t>
      </w:r>
      <w:r w:rsidR="00C057E1">
        <w:rPr>
          <w:color w:val="000000" w:themeColor="text1"/>
          <w:sz w:val="28"/>
          <w:szCs w:val="28"/>
          <w:lang w:val="uk-UA"/>
        </w:rPr>
        <w:t>Т</w:t>
      </w:r>
      <w:proofErr w:type="spellStart"/>
      <w:r w:rsidRPr="00361F18">
        <w:rPr>
          <w:color w:val="000000" w:themeColor="text1"/>
          <w:sz w:val="28"/>
          <w:szCs w:val="28"/>
          <w:lang w:val="en-US"/>
        </w:rPr>
        <w:t>абл</w:t>
      </w:r>
      <w:proofErr w:type="spellEnd"/>
      <w:r w:rsidRPr="00361F18">
        <w:rPr>
          <w:color w:val="000000" w:themeColor="text1"/>
          <w:sz w:val="28"/>
          <w:szCs w:val="28"/>
          <w:lang w:val="en-US"/>
        </w:rPr>
        <w:t xml:space="preserve">. </w:t>
      </w:r>
      <w:r w:rsidR="007B58B2">
        <w:rPr>
          <w:color w:val="000000" w:themeColor="text1"/>
          <w:sz w:val="28"/>
          <w:szCs w:val="28"/>
          <w:lang w:val="uk-UA"/>
        </w:rPr>
        <w:t>1.4.1.</w:t>
      </w:r>
      <w:r w:rsidRPr="00361F18">
        <w:rPr>
          <w:color w:val="000000" w:themeColor="text1"/>
          <w:sz w:val="28"/>
          <w:szCs w:val="28"/>
          <w:lang w:val="en-US"/>
        </w:rPr>
        <w:t>)</w:t>
      </w:r>
    </w:p>
    <w:p w14:paraId="56EC1444" w14:textId="77777777" w:rsidR="00047C02" w:rsidRDefault="00047C02" w:rsidP="00361F18">
      <w:pPr>
        <w:spacing w:line="360" w:lineRule="auto"/>
        <w:ind w:left="283" w:firstLine="709"/>
        <w:jc w:val="both"/>
        <w:rPr>
          <w:color w:val="000000" w:themeColor="text1"/>
          <w:sz w:val="28"/>
          <w:szCs w:val="28"/>
          <w:lang w:val="uk-UA"/>
        </w:rPr>
      </w:pPr>
    </w:p>
    <w:p w14:paraId="570A3A6A" w14:textId="77777777" w:rsidR="00047C02" w:rsidRDefault="00047C02" w:rsidP="00361F18">
      <w:pPr>
        <w:spacing w:line="360" w:lineRule="auto"/>
        <w:ind w:left="283" w:firstLine="709"/>
        <w:jc w:val="both"/>
        <w:rPr>
          <w:color w:val="000000" w:themeColor="text1"/>
          <w:sz w:val="28"/>
          <w:szCs w:val="28"/>
          <w:lang w:val="uk-UA"/>
        </w:rPr>
      </w:pPr>
    </w:p>
    <w:p w14:paraId="6204213C" w14:textId="77777777" w:rsidR="00047C02" w:rsidRDefault="00047C02" w:rsidP="00361F18">
      <w:pPr>
        <w:spacing w:line="360" w:lineRule="auto"/>
        <w:ind w:left="283" w:firstLine="709"/>
        <w:jc w:val="both"/>
        <w:rPr>
          <w:color w:val="000000" w:themeColor="text1"/>
          <w:sz w:val="28"/>
          <w:szCs w:val="28"/>
          <w:lang w:val="uk-UA"/>
        </w:rPr>
      </w:pPr>
    </w:p>
    <w:p w14:paraId="5478F645" w14:textId="77777777" w:rsidR="00047C02" w:rsidRDefault="00047C02" w:rsidP="00361F18">
      <w:pPr>
        <w:spacing w:line="360" w:lineRule="auto"/>
        <w:ind w:left="283" w:firstLine="709"/>
        <w:jc w:val="both"/>
        <w:rPr>
          <w:color w:val="000000" w:themeColor="text1"/>
          <w:sz w:val="28"/>
          <w:szCs w:val="28"/>
          <w:lang w:val="uk-UA"/>
        </w:rPr>
      </w:pPr>
    </w:p>
    <w:p w14:paraId="0DE8D0BE" w14:textId="77777777" w:rsidR="00047C02" w:rsidRDefault="00047C02" w:rsidP="00361F18">
      <w:pPr>
        <w:spacing w:line="360" w:lineRule="auto"/>
        <w:ind w:left="283" w:firstLine="709"/>
        <w:jc w:val="both"/>
        <w:rPr>
          <w:color w:val="000000" w:themeColor="text1"/>
          <w:sz w:val="28"/>
          <w:szCs w:val="28"/>
          <w:lang w:val="uk-UA"/>
        </w:rPr>
      </w:pPr>
    </w:p>
    <w:p w14:paraId="05C553D6" w14:textId="3ACE2FCD" w:rsidR="00667762" w:rsidRDefault="00047C02" w:rsidP="00361F18">
      <w:pPr>
        <w:spacing w:line="360" w:lineRule="auto"/>
        <w:ind w:left="283" w:firstLine="709"/>
        <w:jc w:val="both"/>
        <w:rPr>
          <w:color w:val="000000" w:themeColor="text1"/>
          <w:sz w:val="28"/>
          <w:szCs w:val="28"/>
          <w:lang w:val="en-US"/>
        </w:rPr>
      </w:pPr>
      <w:r>
        <w:rPr>
          <w:color w:val="000000" w:themeColor="text1"/>
          <w:sz w:val="28"/>
          <w:szCs w:val="28"/>
          <w:lang w:val="uk-UA"/>
        </w:rPr>
        <w:lastRenderedPageBreak/>
        <w:t>Таблиця 1.4.1. – Основні методи ціноутворення</w:t>
      </w:r>
      <w:r w:rsidR="007F0F4E">
        <w:rPr>
          <w:color w:val="000000" w:themeColor="text1"/>
          <w:sz w:val="28"/>
          <w:szCs w:val="28"/>
          <w:lang w:val="uk-UA"/>
        </w:rPr>
        <w:t>.</w:t>
      </w:r>
      <w:r w:rsidR="00F3115C" w:rsidRPr="00F3115C">
        <w:rPr>
          <w:color w:val="000000" w:themeColor="text1"/>
          <w:sz w:val="28"/>
          <w:szCs w:val="28"/>
          <w:lang w:val="en-US"/>
        </w:rPr>
        <w:t xml:space="preserve"> </w:t>
      </w:r>
    </w:p>
    <w:tbl>
      <w:tblPr>
        <w:tblStyle w:val="TableGrid0"/>
        <w:tblW w:w="0" w:type="auto"/>
        <w:tblInd w:w="283" w:type="dxa"/>
        <w:tblLook w:val="04A0" w:firstRow="1" w:lastRow="0" w:firstColumn="1" w:lastColumn="0" w:noHBand="0" w:noVBand="1"/>
      </w:tblPr>
      <w:tblGrid>
        <w:gridCol w:w="2831"/>
        <w:gridCol w:w="6514"/>
      </w:tblGrid>
      <w:tr w:rsidR="00A06921" w14:paraId="2B10130E" w14:textId="77777777" w:rsidTr="000C76CB">
        <w:tc>
          <w:tcPr>
            <w:tcW w:w="2831" w:type="dxa"/>
          </w:tcPr>
          <w:p w14:paraId="0C8073F0" w14:textId="70429952" w:rsidR="00A06921" w:rsidRPr="00DD6436" w:rsidRDefault="00A06921" w:rsidP="00367F27">
            <w:pPr>
              <w:spacing w:line="360" w:lineRule="auto"/>
              <w:jc w:val="center"/>
              <w:rPr>
                <w:b/>
                <w:bCs/>
                <w:color w:val="000000" w:themeColor="text1"/>
                <w:sz w:val="28"/>
                <w:szCs w:val="28"/>
                <w:lang w:val="uk-UA"/>
              </w:rPr>
            </w:pPr>
            <w:r w:rsidRPr="00DD6436">
              <w:rPr>
                <w:b/>
                <w:bCs/>
                <w:color w:val="000000" w:themeColor="text1"/>
                <w:sz w:val="28"/>
                <w:szCs w:val="28"/>
                <w:lang w:val="uk-UA"/>
              </w:rPr>
              <w:t>Метод</w:t>
            </w:r>
          </w:p>
        </w:tc>
        <w:tc>
          <w:tcPr>
            <w:tcW w:w="6514" w:type="dxa"/>
          </w:tcPr>
          <w:p w14:paraId="36EC8752" w14:textId="2E8D8F5E" w:rsidR="00A06921" w:rsidRPr="00DD6436" w:rsidRDefault="00A06921" w:rsidP="00367F27">
            <w:pPr>
              <w:spacing w:line="360" w:lineRule="auto"/>
              <w:jc w:val="center"/>
              <w:rPr>
                <w:b/>
                <w:bCs/>
                <w:color w:val="000000" w:themeColor="text1"/>
                <w:sz w:val="28"/>
                <w:szCs w:val="28"/>
                <w:lang w:val="uk-UA"/>
              </w:rPr>
            </w:pPr>
            <w:r w:rsidRPr="00DD6436">
              <w:rPr>
                <w:b/>
                <w:bCs/>
                <w:color w:val="000000" w:themeColor="text1"/>
                <w:sz w:val="28"/>
                <w:szCs w:val="28"/>
                <w:lang w:val="uk-UA"/>
              </w:rPr>
              <w:t>Сутність методу ціноутворення</w:t>
            </w:r>
          </w:p>
        </w:tc>
      </w:tr>
      <w:tr w:rsidR="00A06921" w14:paraId="0EEBA221" w14:textId="77777777" w:rsidTr="000C76CB">
        <w:tc>
          <w:tcPr>
            <w:tcW w:w="2831" w:type="dxa"/>
          </w:tcPr>
          <w:p w14:paraId="22B7D7C1" w14:textId="30B000EF" w:rsidR="00A06921" w:rsidRPr="00863FBA" w:rsidRDefault="00863FBA" w:rsidP="00361F18">
            <w:pPr>
              <w:spacing w:line="360" w:lineRule="auto"/>
              <w:jc w:val="both"/>
              <w:rPr>
                <w:color w:val="000000" w:themeColor="text1"/>
                <w:sz w:val="28"/>
                <w:szCs w:val="28"/>
                <w:lang w:val="uk-UA"/>
              </w:rPr>
            </w:pPr>
            <w:r>
              <w:rPr>
                <w:color w:val="000000" w:themeColor="text1"/>
                <w:sz w:val="28"/>
                <w:szCs w:val="28"/>
                <w:lang w:val="uk-UA"/>
              </w:rPr>
              <w:t>«</w:t>
            </w:r>
            <w:r w:rsidR="000C76CB">
              <w:rPr>
                <w:color w:val="000000" w:themeColor="text1"/>
                <w:sz w:val="28"/>
                <w:szCs w:val="28"/>
                <w:lang w:val="uk-UA"/>
              </w:rPr>
              <w:t>С</w:t>
            </w:r>
            <w:r>
              <w:rPr>
                <w:color w:val="000000" w:themeColor="text1"/>
                <w:sz w:val="28"/>
                <w:szCs w:val="28"/>
                <w:lang w:val="uk-UA"/>
              </w:rPr>
              <w:t>обівартість плюс надбавки»</w:t>
            </w:r>
          </w:p>
        </w:tc>
        <w:tc>
          <w:tcPr>
            <w:tcW w:w="6514" w:type="dxa"/>
          </w:tcPr>
          <w:p w14:paraId="01DCCE86" w14:textId="1650DC60" w:rsidR="00A06921" w:rsidRPr="000C76CB" w:rsidRDefault="000C76CB" w:rsidP="00361F18">
            <w:pPr>
              <w:spacing w:line="360" w:lineRule="auto"/>
              <w:jc w:val="both"/>
              <w:rPr>
                <w:color w:val="000000" w:themeColor="text1"/>
                <w:sz w:val="28"/>
                <w:szCs w:val="28"/>
                <w:lang w:val="uk-UA"/>
              </w:rPr>
            </w:pPr>
            <w:r>
              <w:rPr>
                <w:color w:val="000000" w:themeColor="text1"/>
                <w:sz w:val="28"/>
                <w:szCs w:val="28"/>
                <w:lang w:val="uk-UA"/>
              </w:rPr>
              <w:t xml:space="preserve">В </w:t>
            </w:r>
            <w:proofErr w:type="spellStart"/>
            <w:r w:rsidR="00863FBA" w:rsidRPr="00863FBA">
              <w:rPr>
                <w:color w:val="000000" w:themeColor="text1"/>
                <w:sz w:val="28"/>
                <w:szCs w:val="28"/>
                <w:lang w:val="en-US"/>
              </w:rPr>
              <w:t>собівартість</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товару</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включається</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стандартна</w:t>
            </w:r>
            <w:proofErr w:type="spellEnd"/>
            <w:r w:rsidR="00863FBA" w:rsidRPr="00863FBA">
              <w:rPr>
                <w:color w:val="000000" w:themeColor="text1"/>
                <w:sz w:val="28"/>
                <w:szCs w:val="28"/>
                <w:lang w:val="en-US"/>
              </w:rPr>
              <w:t xml:space="preserve"> </w:t>
            </w:r>
            <w:proofErr w:type="spellStart"/>
            <w:r w:rsidR="00863FBA" w:rsidRPr="00863FBA">
              <w:rPr>
                <w:color w:val="000000" w:themeColor="text1"/>
                <w:sz w:val="28"/>
                <w:szCs w:val="28"/>
                <w:lang w:val="en-US"/>
              </w:rPr>
              <w:t>надбавка</w:t>
            </w:r>
            <w:proofErr w:type="spellEnd"/>
            <w:r>
              <w:rPr>
                <w:color w:val="000000" w:themeColor="text1"/>
                <w:sz w:val="28"/>
                <w:szCs w:val="28"/>
                <w:lang w:val="uk-UA"/>
              </w:rPr>
              <w:t>.</w:t>
            </w:r>
          </w:p>
        </w:tc>
      </w:tr>
      <w:tr w:rsidR="00A06921" w14:paraId="218DA56E" w14:textId="77777777" w:rsidTr="000C76CB">
        <w:tc>
          <w:tcPr>
            <w:tcW w:w="2831" w:type="dxa"/>
          </w:tcPr>
          <w:p w14:paraId="00B78F5B" w14:textId="2377362B" w:rsidR="00A06921" w:rsidRPr="000C76CB" w:rsidRDefault="00713EB8" w:rsidP="00361F18">
            <w:pPr>
              <w:spacing w:line="360" w:lineRule="auto"/>
              <w:jc w:val="both"/>
              <w:rPr>
                <w:color w:val="000000" w:themeColor="text1"/>
                <w:sz w:val="28"/>
                <w:szCs w:val="28"/>
                <w:lang w:val="uk-UA"/>
              </w:rPr>
            </w:pPr>
            <w:r>
              <w:rPr>
                <w:color w:val="000000" w:themeColor="text1"/>
                <w:sz w:val="28"/>
                <w:szCs w:val="28"/>
                <w:lang w:val="uk-UA"/>
              </w:rPr>
              <w:t>Аналіз беззбитковості</w:t>
            </w:r>
          </w:p>
        </w:tc>
        <w:tc>
          <w:tcPr>
            <w:tcW w:w="6514" w:type="dxa"/>
          </w:tcPr>
          <w:p w14:paraId="1D03457E" w14:textId="3A043B9B" w:rsidR="00A06921" w:rsidRPr="00713EB8" w:rsidRDefault="00713EB8" w:rsidP="00361F18">
            <w:pPr>
              <w:spacing w:line="360" w:lineRule="auto"/>
              <w:jc w:val="both"/>
              <w:rPr>
                <w:color w:val="000000" w:themeColor="text1"/>
                <w:sz w:val="28"/>
                <w:szCs w:val="28"/>
                <w:lang w:val="uk-UA"/>
              </w:rPr>
            </w:pPr>
            <w:r>
              <w:rPr>
                <w:color w:val="000000" w:themeColor="text1"/>
                <w:sz w:val="28"/>
                <w:szCs w:val="28"/>
                <w:lang w:val="uk-UA"/>
              </w:rPr>
              <w:t>Ці</w:t>
            </w:r>
            <w:r w:rsidRPr="00713EB8">
              <w:rPr>
                <w:color w:val="000000" w:themeColor="text1"/>
                <w:sz w:val="28"/>
                <w:szCs w:val="28"/>
                <w:lang w:val="uk-UA"/>
              </w:rPr>
              <w:t>на встановлюється таким чином, щоб покрити витрати або забезпечити цільовий прибуток</w:t>
            </w:r>
            <w:r w:rsidR="001B47B5">
              <w:rPr>
                <w:color w:val="000000" w:themeColor="text1"/>
                <w:sz w:val="28"/>
                <w:szCs w:val="28"/>
                <w:lang w:val="uk-UA"/>
              </w:rPr>
              <w:t>.</w:t>
            </w:r>
          </w:p>
        </w:tc>
      </w:tr>
      <w:tr w:rsidR="00A06921" w14:paraId="298486CD" w14:textId="77777777" w:rsidTr="000C76CB">
        <w:tc>
          <w:tcPr>
            <w:tcW w:w="2831" w:type="dxa"/>
          </w:tcPr>
          <w:p w14:paraId="521023D8" w14:textId="25FA958A" w:rsidR="00A06921" w:rsidRDefault="004004FA" w:rsidP="00361F18">
            <w:pPr>
              <w:spacing w:line="360" w:lineRule="auto"/>
              <w:jc w:val="both"/>
              <w:rPr>
                <w:color w:val="000000" w:themeColor="text1"/>
                <w:sz w:val="28"/>
                <w:szCs w:val="28"/>
                <w:lang w:val="en-US"/>
              </w:rPr>
            </w:pPr>
            <w:r>
              <w:rPr>
                <w:color w:val="000000" w:themeColor="text1"/>
                <w:sz w:val="28"/>
                <w:szCs w:val="28"/>
                <w:lang w:val="uk-UA"/>
              </w:rPr>
              <w:t>Н</w:t>
            </w:r>
            <w:r w:rsidRPr="004004FA">
              <w:rPr>
                <w:color w:val="000000" w:themeColor="text1"/>
                <w:sz w:val="28"/>
                <w:szCs w:val="28"/>
                <w:lang w:val="en-US"/>
              </w:rPr>
              <w:t xml:space="preserve">а </w:t>
            </w:r>
            <w:proofErr w:type="spellStart"/>
            <w:r w:rsidRPr="004004FA">
              <w:rPr>
                <w:color w:val="000000" w:themeColor="text1"/>
                <w:sz w:val="28"/>
                <w:szCs w:val="28"/>
                <w:lang w:val="en-US"/>
              </w:rPr>
              <w:t>основі</w:t>
            </w:r>
            <w:proofErr w:type="spellEnd"/>
            <w:r w:rsidRPr="004004FA">
              <w:rPr>
                <w:color w:val="000000" w:themeColor="text1"/>
                <w:sz w:val="28"/>
                <w:szCs w:val="28"/>
                <w:lang w:val="en-US"/>
              </w:rPr>
              <w:t xml:space="preserve"> </w:t>
            </w:r>
            <w:proofErr w:type="spellStart"/>
            <w:r w:rsidRPr="004004FA">
              <w:rPr>
                <w:color w:val="000000" w:themeColor="text1"/>
                <w:sz w:val="28"/>
                <w:szCs w:val="28"/>
                <w:lang w:val="en-US"/>
              </w:rPr>
              <w:t>цінності</w:t>
            </w:r>
            <w:proofErr w:type="spellEnd"/>
            <w:r w:rsidRPr="004004FA">
              <w:rPr>
                <w:color w:val="000000" w:themeColor="text1"/>
                <w:sz w:val="28"/>
                <w:szCs w:val="28"/>
                <w:lang w:val="en-US"/>
              </w:rPr>
              <w:t xml:space="preserve"> </w:t>
            </w:r>
            <w:proofErr w:type="spellStart"/>
            <w:r w:rsidRPr="004004FA">
              <w:rPr>
                <w:color w:val="000000" w:themeColor="text1"/>
                <w:sz w:val="28"/>
                <w:szCs w:val="28"/>
                <w:lang w:val="en-US"/>
              </w:rPr>
              <w:t>товару</w:t>
            </w:r>
            <w:proofErr w:type="spellEnd"/>
          </w:p>
        </w:tc>
        <w:tc>
          <w:tcPr>
            <w:tcW w:w="6514" w:type="dxa"/>
          </w:tcPr>
          <w:p w14:paraId="503C0479" w14:textId="21EC3F21" w:rsidR="00A06921" w:rsidRPr="00D9469B" w:rsidRDefault="00D9469B"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D9469B">
              <w:rPr>
                <w:color w:val="000000" w:themeColor="text1"/>
                <w:sz w:val="28"/>
                <w:szCs w:val="28"/>
                <w:lang w:val="en-US"/>
              </w:rPr>
              <w:t>становлення</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ціни</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на</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основі</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сприйняття</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цінності</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товару</w:t>
            </w:r>
            <w:proofErr w:type="spellEnd"/>
            <w:r w:rsidRPr="00D9469B">
              <w:rPr>
                <w:color w:val="000000" w:themeColor="text1"/>
                <w:sz w:val="28"/>
                <w:szCs w:val="28"/>
                <w:lang w:val="en-US"/>
              </w:rPr>
              <w:t xml:space="preserve"> </w:t>
            </w:r>
            <w:proofErr w:type="spellStart"/>
            <w:r w:rsidRPr="00D9469B">
              <w:rPr>
                <w:color w:val="000000" w:themeColor="text1"/>
                <w:sz w:val="28"/>
                <w:szCs w:val="28"/>
                <w:lang w:val="en-US"/>
              </w:rPr>
              <w:t>покупцем</w:t>
            </w:r>
            <w:proofErr w:type="spellEnd"/>
            <w:r>
              <w:rPr>
                <w:color w:val="000000" w:themeColor="text1"/>
                <w:sz w:val="28"/>
                <w:szCs w:val="28"/>
                <w:lang w:val="uk-UA"/>
              </w:rPr>
              <w:t>.</w:t>
            </w:r>
          </w:p>
        </w:tc>
      </w:tr>
      <w:tr w:rsidR="00A06921" w14:paraId="46C2F8D5" w14:textId="77777777" w:rsidTr="000C76CB">
        <w:tc>
          <w:tcPr>
            <w:tcW w:w="2831" w:type="dxa"/>
          </w:tcPr>
          <w:p w14:paraId="5C342F14" w14:textId="0F59039F" w:rsidR="00A06921" w:rsidRDefault="008A2E73" w:rsidP="00361F18">
            <w:pPr>
              <w:spacing w:line="360" w:lineRule="auto"/>
              <w:jc w:val="both"/>
              <w:rPr>
                <w:color w:val="000000" w:themeColor="text1"/>
                <w:sz w:val="28"/>
                <w:szCs w:val="28"/>
                <w:lang w:val="en-US"/>
              </w:rPr>
            </w:pPr>
            <w:r>
              <w:rPr>
                <w:color w:val="000000" w:themeColor="text1"/>
                <w:sz w:val="28"/>
                <w:szCs w:val="28"/>
                <w:lang w:val="uk-UA"/>
              </w:rPr>
              <w:t>Н</w:t>
            </w:r>
            <w:r w:rsidRPr="008A2E73">
              <w:rPr>
                <w:color w:val="000000" w:themeColor="text1"/>
                <w:sz w:val="28"/>
                <w:szCs w:val="28"/>
                <w:lang w:val="en-US"/>
              </w:rPr>
              <w:t xml:space="preserve">а </w:t>
            </w:r>
            <w:proofErr w:type="spellStart"/>
            <w:r w:rsidRPr="008A2E73">
              <w:rPr>
                <w:color w:val="000000" w:themeColor="text1"/>
                <w:sz w:val="28"/>
                <w:szCs w:val="28"/>
                <w:lang w:val="en-US"/>
              </w:rPr>
              <w:t>основі</w:t>
            </w:r>
            <w:proofErr w:type="spellEnd"/>
            <w:r w:rsidRPr="008A2E73">
              <w:rPr>
                <w:color w:val="000000" w:themeColor="text1"/>
                <w:sz w:val="28"/>
                <w:szCs w:val="28"/>
                <w:lang w:val="en-US"/>
              </w:rPr>
              <w:t xml:space="preserve"> </w:t>
            </w:r>
            <w:proofErr w:type="spellStart"/>
            <w:r w:rsidRPr="008A2E73">
              <w:rPr>
                <w:color w:val="000000" w:themeColor="text1"/>
                <w:sz w:val="28"/>
                <w:szCs w:val="28"/>
                <w:lang w:val="en-US"/>
              </w:rPr>
              <w:t>поточних</w:t>
            </w:r>
            <w:proofErr w:type="spellEnd"/>
            <w:r w:rsidRPr="008A2E73">
              <w:rPr>
                <w:color w:val="000000" w:themeColor="text1"/>
                <w:sz w:val="28"/>
                <w:szCs w:val="28"/>
                <w:lang w:val="en-US"/>
              </w:rPr>
              <w:t xml:space="preserve"> </w:t>
            </w:r>
            <w:proofErr w:type="spellStart"/>
            <w:r w:rsidRPr="008A2E73">
              <w:rPr>
                <w:color w:val="000000" w:themeColor="text1"/>
                <w:sz w:val="28"/>
                <w:szCs w:val="28"/>
                <w:lang w:val="en-US"/>
              </w:rPr>
              <w:t>цін</w:t>
            </w:r>
            <w:proofErr w:type="spellEnd"/>
          </w:p>
        </w:tc>
        <w:tc>
          <w:tcPr>
            <w:tcW w:w="6514" w:type="dxa"/>
          </w:tcPr>
          <w:p w14:paraId="58FEEC7A" w14:textId="5B23FF1F" w:rsidR="00A06921" w:rsidRPr="00C56E7C" w:rsidRDefault="00512DB9"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512DB9">
              <w:rPr>
                <w:color w:val="000000" w:themeColor="text1"/>
                <w:sz w:val="28"/>
                <w:szCs w:val="28"/>
                <w:lang w:val="en-US"/>
              </w:rPr>
              <w:t>становлення</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ціни</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головним</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чином</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на</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основі</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цін</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конкурентів</w:t>
            </w:r>
            <w:proofErr w:type="spellEnd"/>
            <w:r w:rsidRPr="00512DB9">
              <w:rPr>
                <w:color w:val="000000" w:themeColor="text1"/>
                <w:sz w:val="28"/>
                <w:szCs w:val="28"/>
                <w:lang w:val="en-US"/>
              </w:rPr>
              <w:t xml:space="preserve">, а </w:t>
            </w:r>
            <w:proofErr w:type="spellStart"/>
            <w:r w:rsidRPr="00512DB9">
              <w:rPr>
                <w:color w:val="000000" w:themeColor="text1"/>
                <w:sz w:val="28"/>
                <w:szCs w:val="28"/>
                <w:lang w:val="en-US"/>
              </w:rPr>
              <w:t>не</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власних</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витрат</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чи</w:t>
            </w:r>
            <w:proofErr w:type="spellEnd"/>
            <w:r w:rsidRPr="00512DB9">
              <w:rPr>
                <w:color w:val="000000" w:themeColor="text1"/>
                <w:sz w:val="28"/>
                <w:szCs w:val="28"/>
                <w:lang w:val="en-US"/>
              </w:rPr>
              <w:t xml:space="preserve"> </w:t>
            </w:r>
            <w:proofErr w:type="spellStart"/>
            <w:r w:rsidRPr="00512DB9">
              <w:rPr>
                <w:color w:val="000000" w:themeColor="text1"/>
                <w:sz w:val="28"/>
                <w:szCs w:val="28"/>
                <w:lang w:val="en-US"/>
              </w:rPr>
              <w:t>попиту</w:t>
            </w:r>
            <w:proofErr w:type="spellEnd"/>
            <w:r w:rsidR="00C56E7C">
              <w:rPr>
                <w:color w:val="000000" w:themeColor="text1"/>
                <w:sz w:val="28"/>
                <w:szCs w:val="28"/>
                <w:lang w:val="uk-UA"/>
              </w:rPr>
              <w:t>.</w:t>
            </w:r>
          </w:p>
        </w:tc>
      </w:tr>
      <w:tr w:rsidR="00A06921" w14:paraId="13762297" w14:textId="77777777" w:rsidTr="000C76CB">
        <w:tc>
          <w:tcPr>
            <w:tcW w:w="2831" w:type="dxa"/>
          </w:tcPr>
          <w:p w14:paraId="40D0EE87" w14:textId="4EB47927" w:rsidR="00A06921" w:rsidRDefault="00B50908" w:rsidP="00782F63">
            <w:pPr>
              <w:spacing w:line="360" w:lineRule="auto"/>
              <w:jc w:val="both"/>
              <w:rPr>
                <w:color w:val="000000" w:themeColor="text1"/>
                <w:sz w:val="28"/>
                <w:szCs w:val="28"/>
                <w:lang w:val="en-US"/>
              </w:rPr>
            </w:pPr>
            <w:r>
              <w:rPr>
                <w:color w:val="000000" w:themeColor="text1"/>
                <w:sz w:val="28"/>
                <w:szCs w:val="28"/>
                <w:lang w:val="uk-UA"/>
              </w:rPr>
              <w:t>В</w:t>
            </w:r>
            <w:r w:rsidR="00782F63" w:rsidRPr="00782F63">
              <w:rPr>
                <w:color w:val="000000" w:themeColor="text1"/>
                <w:sz w:val="28"/>
                <w:szCs w:val="28"/>
                <w:lang w:val="en-US"/>
              </w:rPr>
              <w:t xml:space="preserve"> </w:t>
            </w:r>
            <w:proofErr w:type="spellStart"/>
            <w:r w:rsidR="00782F63" w:rsidRPr="00782F63">
              <w:rPr>
                <w:color w:val="000000" w:themeColor="text1"/>
                <w:sz w:val="28"/>
                <w:szCs w:val="28"/>
                <w:lang w:val="en-US"/>
              </w:rPr>
              <w:t>рамках</w:t>
            </w:r>
            <w:proofErr w:type="spellEnd"/>
            <w:r w:rsidR="00782F63">
              <w:rPr>
                <w:color w:val="000000" w:themeColor="text1"/>
                <w:sz w:val="28"/>
                <w:szCs w:val="28"/>
                <w:lang w:val="uk-UA"/>
              </w:rPr>
              <w:t xml:space="preserve"> </w:t>
            </w:r>
            <w:proofErr w:type="spellStart"/>
            <w:r w:rsidR="00782F63" w:rsidRPr="00782F63">
              <w:rPr>
                <w:color w:val="000000" w:themeColor="text1"/>
                <w:sz w:val="28"/>
                <w:szCs w:val="28"/>
                <w:lang w:val="en-US"/>
              </w:rPr>
              <w:t>товарного</w:t>
            </w:r>
            <w:proofErr w:type="spellEnd"/>
            <w:r w:rsidR="00782F63">
              <w:rPr>
                <w:color w:val="000000" w:themeColor="text1"/>
                <w:sz w:val="28"/>
                <w:szCs w:val="28"/>
                <w:lang w:val="uk-UA"/>
              </w:rPr>
              <w:t xml:space="preserve"> </w:t>
            </w:r>
            <w:proofErr w:type="spellStart"/>
            <w:r w:rsidR="00782F63" w:rsidRPr="00782F63">
              <w:rPr>
                <w:color w:val="000000" w:themeColor="text1"/>
                <w:sz w:val="28"/>
                <w:szCs w:val="28"/>
                <w:lang w:val="en-US"/>
              </w:rPr>
              <w:t>асортименту</w:t>
            </w:r>
            <w:proofErr w:type="spellEnd"/>
          </w:p>
        </w:tc>
        <w:tc>
          <w:tcPr>
            <w:tcW w:w="6514" w:type="dxa"/>
          </w:tcPr>
          <w:p w14:paraId="2A5B8125" w14:textId="48BB7929" w:rsidR="00A06921" w:rsidRPr="00C56E7C" w:rsidRDefault="00B50908"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B50908">
              <w:rPr>
                <w:color w:val="000000" w:themeColor="text1"/>
                <w:sz w:val="28"/>
                <w:szCs w:val="28"/>
                <w:lang w:val="en-US"/>
              </w:rPr>
              <w:t>становлення</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цінового</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інтервалу</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між</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різними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товарами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однієї</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асортиментної</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групи</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виходячи</w:t>
            </w:r>
            <w:proofErr w:type="spellEnd"/>
            <w:r w:rsidRPr="00B50908">
              <w:rPr>
                <w:color w:val="000000" w:themeColor="text1"/>
                <w:sz w:val="28"/>
                <w:szCs w:val="28"/>
                <w:lang w:val="en-US"/>
              </w:rPr>
              <w:t xml:space="preserve"> з </w:t>
            </w:r>
            <w:proofErr w:type="spellStart"/>
            <w:r w:rsidRPr="00B50908">
              <w:rPr>
                <w:color w:val="000000" w:themeColor="text1"/>
                <w:sz w:val="28"/>
                <w:szCs w:val="28"/>
                <w:lang w:val="en-US"/>
              </w:rPr>
              <w:t>різниці</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собівартості</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оцінці</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споживачами</w:t>
            </w:r>
            <w:proofErr w:type="spellEnd"/>
            <w:r w:rsidRPr="00B50908">
              <w:rPr>
                <w:color w:val="000000" w:themeColor="text1"/>
                <w:sz w:val="28"/>
                <w:szCs w:val="28"/>
                <w:lang w:val="en-US"/>
              </w:rPr>
              <w:t xml:space="preserve">, в </w:t>
            </w:r>
            <w:proofErr w:type="spellStart"/>
            <w:r w:rsidRPr="00B50908">
              <w:rPr>
                <w:color w:val="000000" w:themeColor="text1"/>
                <w:sz w:val="28"/>
                <w:szCs w:val="28"/>
                <w:lang w:val="en-US"/>
              </w:rPr>
              <w:t>ціні</w:t>
            </w:r>
            <w:proofErr w:type="spellEnd"/>
            <w:r w:rsidRPr="00B50908">
              <w:rPr>
                <w:color w:val="000000" w:themeColor="text1"/>
                <w:sz w:val="28"/>
                <w:szCs w:val="28"/>
                <w:lang w:val="en-US"/>
              </w:rPr>
              <w:t xml:space="preserve"> </w:t>
            </w:r>
            <w:proofErr w:type="spellStart"/>
            <w:r w:rsidRPr="00B50908">
              <w:rPr>
                <w:color w:val="000000" w:themeColor="text1"/>
                <w:sz w:val="28"/>
                <w:szCs w:val="28"/>
                <w:lang w:val="en-US"/>
              </w:rPr>
              <w:t>конкурентів</w:t>
            </w:r>
            <w:proofErr w:type="spellEnd"/>
            <w:r w:rsidR="00C56E7C">
              <w:rPr>
                <w:color w:val="000000" w:themeColor="text1"/>
                <w:sz w:val="28"/>
                <w:szCs w:val="28"/>
                <w:lang w:val="uk-UA"/>
              </w:rPr>
              <w:t>.</w:t>
            </w:r>
          </w:p>
        </w:tc>
      </w:tr>
      <w:tr w:rsidR="00A06921" w14:paraId="2984413D" w14:textId="77777777" w:rsidTr="000C76CB">
        <w:tc>
          <w:tcPr>
            <w:tcW w:w="2831" w:type="dxa"/>
          </w:tcPr>
          <w:p w14:paraId="3619AC89" w14:textId="2443B963" w:rsidR="00A06921" w:rsidRDefault="00EC5756" w:rsidP="00361F18">
            <w:pPr>
              <w:spacing w:line="360" w:lineRule="auto"/>
              <w:jc w:val="both"/>
              <w:rPr>
                <w:color w:val="000000" w:themeColor="text1"/>
                <w:sz w:val="28"/>
                <w:szCs w:val="28"/>
                <w:lang w:val="en-US"/>
              </w:rPr>
            </w:pPr>
            <w:r>
              <w:rPr>
                <w:color w:val="000000" w:themeColor="text1"/>
                <w:sz w:val="28"/>
                <w:szCs w:val="28"/>
                <w:lang w:val="uk-UA"/>
              </w:rPr>
              <w:t>Н</w:t>
            </w:r>
            <w:r w:rsidRPr="00EC5756">
              <w:rPr>
                <w:color w:val="000000" w:themeColor="text1"/>
                <w:sz w:val="28"/>
                <w:szCs w:val="28"/>
                <w:lang w:val="en-US"/>
              </w:rPr>
              <w:t xml:space="preserve">а </w:t>
            </w:r>
            <w:proofErr w:type="spellStart"/>
            <w:r w:rsidRPr="00EC5756">
              <w:rPr>
                <w:color w:val="000000" w:themeColor="text1"/>
                <w:sz w:val="28"/>
                <w:szCs w:val="28"/>
                <w:lang w:val="en-US"/>
              </w:rPr>
              <w:t>супутні</w:t>
            </w:r>
            <w:proofErr w:type="spellEnd"/>
            <w:r w:rsidRPr="00EC5756">
              <w:rPr>
                <w:color w:val="000000" w:themeColor="text1"/>
                <w:sz w:val="28"/>
                <w:szCs w:val="28"/>
                <w:lang w:val="en-US"/>
              </w:rPr>
              <w:t xml:space="preserve"> </w:t>
            </w:r>
            <w:proofErr w:type="spellStart"/>
            <w:r w:rsidRPr="00EC5756">
              <w:rPr>
                <w:color w:val="000000" w:themeColor="text1"/>
                <w:sz w:val="28"/>
                <w:szCs w:val="28"/>
                <w:lang w:val="en-US"/>
              </w:rPr>
              <w:t>товари</w:t>
            </w:r>
            <w:proofErr w:type="spellEnd"/>
          </w:p>
        </w:tc>
        <w:tc>
          <w:tcPr>
            <w:tcW w:w="6514" w:type="dxa"/>
          </w:tcPr>
          <w:p w14:paraId="11FCC7A8" w14:textId="32A5DE64" w:rsidR="00A06921" w:rsidRPr="00E70A8A" w:rsidRDefault="00050BE8" w:rsidP="00361F18">
            <w:pPr>
              <w:spacing w:line="360" w:lineRule="auto"/>
              <w:jc w:val="both"/>
              <w:rPr>
                <w:color w:val="000000" w:themeColor="text1"/>
                <w:sz w:val="28"/>
                <w:szCs w:val="28"/>
                <w:lang w:val="uk-UA"/>
              </w:rPr>
            </w:pPr>
            <w:r>
              <w:rPr>
                <w:color w:val="000000" w:themeColor="text1"/>
                <w:sz w:val="28"/>
                <w:szCs w:val="28"/>
                <w:lang w:val="uk-UA"/>
              </w:rPr>
              <w:t>В</w:t>
            </w:r>
            <w:proofErr w:type="spellStart"/>
            <w:r w:rsidRPr="00050BE8">
              <w:rPr>
                <w:color w:val="000000" w:themeColor="text1"/>
                <w:sz w:val="28"/>
                <w:szCs w:val="28"/>
                <w:lang w:val="en-US"/>
              </w:rPr>
              <w:t>становлення</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ціни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на</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додаткові</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товари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або</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допоміжні</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вироби</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що</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пропонуються</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разом</w:t>
            </w:r>
            <w:proofErr w:type="spellEnd"/>
            <w:r w:rsidRPr="00050BE8">
              <w:rPr>
                <w:color w:val="000000" w:themeColor="text1"/>
                <w:sz w:val="28"/>
                <w:szCs w:val="28"/>
                <w:lang w:val="en-US"/>
              </w:rPr>
              <w:t xml:space="preserve"> з </w:t>
            </w:r>
            <w:proofErr w:type="spellStart"/>
            <w:r w:rsidRPr="00050BE8">
              <w:rPr>
                <w:color w:val="000000" w:themeColor="text1"/>
                <w:sz w:val="28"/>
                <w:szCs w:val="28"/>
                <w:lang w:val="en-US"/>
              </w:rPr>
              <w:t>основним</w:t>
            </w:r>
            <w:proofErr w:type="spellEnd"/>
            <w:r w:rsidRPr="00050BE8">
              <w:rPr>
                <w:color w:val="000000" w:themeColor="text1"/>
                <w:sz w:val="28"/>
                <w:szCs w:val="28"/>
                <w:lang w:val="en-US"/>
              </w:rPr>
              <w:t xml:space="preserve"> </w:t>
            </w:r>
            <w:proofErr w:type="spellStart"/>
            <w:r w:rsidRPr="00050BE8">
              <w:rPr>
                <w:color w:val="000000" w:themeColor="text1"/>
                <w:sz w:val="28"/>
                <w:szCs w:val="28"/>
                <w:lang w:val="en-US"/>
              </w:rPr>
              <w:t>виробом</w:t>
            </w:r>
            <w:proofErr w:type="spellEnd"/>
            <w:r w:rsidR="00E70A8A">
              <w:rPr>
                <w:color w:val="000000" w:themeColor="text1"/>
                <w:sz w:val="28"/>
                <w:szCs w:val="28"/>
                <w:lang w:val="uk-UA"/>
              </w:rPr>
              <w:t>.</w:t>
            </w:r>
          </w:p>
        </w:tc>
      </w:tr>
      <w:tr w:rsidR="00A06921" w14:paraId="18587FF2" w14:textId="77777777" w:rsidTr="000C76CB">
        <w:tc>
          <w:tcPr>
            <w:tcW w:w="2831" w:type="dxa"/>
          </w:tcPr>
          <w:p w14:paraId="51C78665" w14:textId="3F07A94F" w:rsidR="00A06921" w:rsidRPr="00EB4E0D" w:rsidRDefault="00EB4E0D" w:rsidP="00361F18">
            <w:pPr>
              <w:spacing w:line="360" w:lineRule="auto"/>
              <w:jc w:val="both"/>
              <w:rPr>
                <w:color w:val="000000" w:themeColor="text1"/>
                <w:sz w:val="28"/>
                <w:szCs w:val="28"/>
                <w:lang w:val="uk-UA"/>
              </w:rPr>
            </w:pPr>
            <w:r>
              <w:rPr>
                <w:color w:val="000000" w:themeColor="text1"/>
                <w:sz w:val="28"/>
                <w:szCs w:val="28"/>
                <w:lang w:val="uk-UA"/>
              </w:rPr>
              <w:t>На набори товарів</w:t>
            </w:r>
          </w:p>
        </w:tc>
        <w:tc>
          <w:tcPr>
            <w:tcW w:w="6514" w:type="dxa"/>
          </w:tcPr>
          <w:p w14:paraId="6E7BA43C" w14:textId="08474EC7" w:rsidR="00A06921" w:rsidRPr="00E70A8A" w:rsidRDefault="00EB4E0D" w:rsidP="00361F18">
            <w:pPr>
              <w:spacing w:line="360" w:lineRule="auto"/>
              <w:jc w:val="both"/>
              <w:rPr>
                <w:color w:val="000000" w:themeColor="text1"/>
                <w:sz w:val="28"/>
                <w:szCs w:val="28"/>
                <w:lang w:val="uk-UA"/>
              </w:rPr>
            </w:pPr>
            <w:r>
              <w:rPr>
                <w:color w:val="000000" w:themeColor="text1"/>
                <w:sz w:val="28"/>
                <w:szCs w:val="28"/>
                <w:lang w:val="uk-UA"/>
              </w:rPr>
              <w:t>П</w:t>
            </w:r>
            <w:proofErr w:type="spellStart"/>
            <w:r w:rsidRPr="00EB4E0D">
              <w:rPr>
                <w:color w:val="000000" w:themeColor="text1"/>
                <w:sz w:val="28"/>
                <w:szCs w:val="28"/>
                <w:lang w:val="en-US"/>
              </w:rPr>
              <w:t>оєднання</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декількох</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товарів</w:t>
            </w:r>
            <w:proofErr w:type="spellEnd"/>
            <w:r w:rsidRPr="00EB4E0D">
              <w:rPr>
                <w:color w:val="000000" w:themeColor="text1"/>
                <w:sz w:val="28"/>
                <w:szCs w:val="28"/>
                <w:lang w:val="en-US"/>
              </w:rPr>
              <w:t xml:space="preserve"> в </w:t>
            </w:r>
            <w:proofErr w:type="spellStart"/>
            <w:r w:rsidRPr="00EB4E0D">
              <w:rPr>
                <w:color w:val="000000" w:themeColor="text1"/>
                <w:sz w:val="28"/>
                <w:szCs w:val="28"/>
                <w:lang w:val="en-US"/>
              </w:rPr>
              <w:t>одному</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наборі</w:t>
            </w:r>
            <w:proofErr w:type="spellEnd"/>
            <w:r w:rsidRPr="00EB4E0D">
              <w:rPr>
                <w:color w:val="000000" w:themeColor="text1"/>
                <w:sz w:val="28"/>
                <w:szCs w:val="28"/>
                <w:lang w:val="en-US"/>
              </w:rPr>
              <w:t xml:space="preserve"> і </w:t>
            </w:r>
            <w:proofErr w:type="spellStart"/>
            <w:r w:rsidRPr="00EB4E0D">
              <w:rPr>
                <w:color w:val="000000" w:themeColor="text1"/>
                <w:sz w:val="28"/>
                <w:szCs w:val="28"/>
                <w:lang w:val="en-US"/>
              </w:rPr>
              <w:t>продаж</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його</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за</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нижчою</w:t>
            </w:r>
            <w:proofErr w:type="spellEnd"/>
            <w:r w:rsidRPr="00EB4E0D">
              <w:rPr>
                <w:color w:val="000000" w:themeColor="text1"/>
                <w:sz w:val="28"/>
                <w:szCs w:val="28"/>
                <w:lang w:val="en-US"/>
              </w:rPr>
              <w:t xml:space="preserve"> </w:t>
            </w:r>
            <w:proofErr w:type="spellStart"/>
            <w:r w:rsidRPr="00EB4E0D">
              <w:rPr>
                <w:color w:val="000000" w:themeColor="text1"/>
                <w:sz w:val="28"/>
                <w:szCs w:val="28"/>
                <w:lang w:val="en-US"/>
              </w:rPr>
              <w:t>ціною</w:t>
            </w:r>
            <w:proofErr w:type="spellEnd"/>
            <w:r w:rsidR="00E70A8A">
              <w:rPr>
                <w:color w:val="000000" w:themeColor="text1"/>
                <w:sz w:val="28"/>
                <w:szCs w:val="28"/>
                <w:lang w:val="uk-UA"/>
              </w:rPr>
              <w:t>.</w:t>
            </w:r>
          </w:p>
        </w:tc>
      </w:tr>
      <w:tr w:rsidR="00EB4E0D" w14:paraId="41B9F099" w14:textId="77777777" w:rsidTr="000C76CB">
        <w:tc>
          <w:tcPr>
            <w:tcW w:w="2831" w:type="dxa"/>
          </w:tcPr>
          <w:p w14:paraId="554F2DC4" w14:textId="00526563" w:rsidR="00EB4E0D" w:rsidRPr="00823F5F" w:rsidRDefault="00823F5F" w:rsidP="00361F18">
            <w:pPr>
              <w:spacing w:line="360" w:lineRule="auto"/>
              <w:jc w:val="both"/>
              <w:rPr>
                <w:color w:val="000000" w:themeColor="text1"/>
                <w:sz w:val="28"/>
                <w:szCs w:val="28"/>
                <w:lang w:val="uk-UA"/>
              </w:rPr>
            </w:pPr>
            <w:r>
              <w:rPr>
                <w:color w:val="000000" w:themeColor="text1"/>
                <w:sz w:val="28"/>
                <w:szCs w:val="28"/>
                <w:lang w:val="uk-UA"/>
              </w:rPr>
              <w:t>На основі закритих торгів</w:t>
            </w:r>
          </w:p>
        </w:tc>
        <w:tc>
          <w:tcPr>
            <w:tcW w:w="6514" w:type="dxa"/>
          </w:tcPr>
          <w:p w14:paraId="599B9BEE" w14:textId="2810F26D" w:rsidR="00EB4E0D" w:rsidRPr="00823F5F" w:rsidRDefault="00823F5F" w:rsidP="00361F18">
            <w:pPr>
              <w:spacing w:line="360" w:lineRule="auto"/>
              <w:jc w:val="both"/>
              <w:rPr>
                <w:color w:val="000000" w:themeColor="text1"/>
                <w:sz w:val="28"/>
                <w:szCs w:val="28"/>
                <w:lang w:val="uk-UA"/>
              </w:rPr>
            </w:pPr>
            <w:r>
              <w:rPr>
                <w:color w:val="000000" w:themeColor="text1"/>
                <w:sz w:val="28"/>
                <w:szCs w:val="28"/>
                <w:lang w:val="uk-UA"/>
              </w:rPr>
              <w:t>Ц</w:t>
            </w:r>
            <w:proofErr w:type="spellStart"/>
            <w:r w:rsidRPr="00823F5F">
              <w:rPr>
                <w:color w:val="000000" w:themeColor="text1"/>
                <w:sz w:val="28"/>
                <w:szCs w:val="28"/>
                <w:lang w:val="en-US"/>
              </w:rPr>
              <w:t>іна</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встановлюється</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на</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основі</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передбачених</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цін</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конкурентів</w:t>
            </w:r>
            <w:proofErr w:type="spellEnd"/>
            <w:r w:rsidRPr="00823F5F">
              <w:rPr>
                <w:color w:val="000000" w:themeColor="text1"/>
                <w:sz w:val="28"/>
                <w:szCs w:val="28"/>
                <w:lang w:val="en-US"/>
              </w:rPr>
              <w:t xml:space="preserve">, а </w:t>
            </w:r>
            <w:proofErr w:type="spellStart"/>
            <w:r w:rsidRPr="00823F5F">
              <w:rPr>
                <w:color w:val="000000" w:themeColor="text1"/>
                <w:sz w:val="28"/>
                <w:szCs w:val="28"/>
                <w:lang w:val="en-US"/>
              </w:rPr>
              <w:t>не</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власних</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витрат</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чи</w:t>
            </w:r>
            <w:proofErr w:type="spellEnd"/>
            <w:r w:rsidRPr="00823F5F">
              <w:rPr>
                <w:color w:val="000000" w:themeColor="text1"/>
                <w:sz w:val="28"/>
                <w:szCs w:val="28"/>
                <w:lang w:val="en-US"/>
              </w:rPr>
              <w:t xml:space="preserve"> </w:t>
            </w:r>
            <w:proofErr w:type="spellStart"/>
            <w:r w:rsidRPr="00823F5F">
              <w:rPr>
                <w:color w:val="000000" w:themeColor="text1"/>
                <w:sz w:val="28"/>
                <w:szCs w:val="28"/>
                <w:lang w:val="en-US"/>
              </w:rPr>
              <w:t>попиту</w:t>
            </w:r>
            <w:proofErr w:type="spellEnd"/>
            <w:r>
              <w:rPr>
                <w:color w:val="000000" w:themeColor="text1"/>
                <w:sz w:val="28"/>
                <w:szCs w:val="28"/>
                <w:lang w:val="uk-UA"/>
              </w:rPr>
              <w:t>.</w:t>
            </w:r>
          </w:p>
        </w:tc>
      </w:tr>
    </w:tbl>
    <w:p w14:paraId="3C8D4521" w14:textId="795CC16D" w:rsidR="008050FB" w:rsidRPr="008050FB" w:rsidRDefault="008050FB" w:rsidP="004D279A">
      <w:pPr>
        <w:spacing w:line="360" w:lineRule="auto"/>
        <w:ind w:left="283" w:firstLine="709"/>
        <w:jc w:val="both"/>
        <w:rPr>
          <w:color w:val="000000" w:themeColor="text1"/>
          <w:sz w:val="28"/>
          <w:szCs w:val="28"/>
          <w:lang w:val="en-US"/>
        </w:rPr>
      </w:pPr>
      <w:proofErr w:type="spellStart"/>
      <w:r w:rsidRPr="008050FB">
        <w:rPr>
          <w:color w:val="000000" w:themeColor="text1"/>
          <w:sz w:val="28"/>
          <w:szCs w:val="28"/>
          <w:lang w:val="en-US"/>
        </w:rPr>
        <w:t>Багато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виробників</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стандартний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розмір</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характерний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для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даної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Виникає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питання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чи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доцільно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використовувати</w:t>
      </w:r>
      <w:proofErr w:type="spellEnd"/>
      <w:r w:rsidRPr="008050FB">
        <w:rPr>
          <w:color w:val="000000" w:themeColor="text1"/>
          <w:sz w:val="28"/>
          <w:szCs w:val="28"/>
          <w:lang w:val="en-US"/>
        </w:rPr>
        <w:t xml:space="preserve"> в </w:t>
      </w:r>
      <w:proofErr w:type="spellStart"/>
      <w:r w:rsidRPr="008050FB">
        <w:rPr>
          <w:color w:val="000000" w:themeColor="text1"/>
          <w:sz w:val="28"/>
          <w:szCs w:val="28"/>
          <w:lang w:val="en-US"/>
        </w:rPr>
        <w:t>ціноутворенні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фіксовані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Найчастіше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відповідь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негативна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оскільки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цьому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враховуються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поточні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зміни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попиту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конкурентне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оточення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означає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фіксованих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досить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часто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призводить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неоптимальних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цінових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рішень</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все</w:t>
      </w:r>
      <w:proofErr w:type="spellEnd"/>
      <w:r w:rsidRPr="008050FB">
        <w:rPr>
          <w:color w:val="000000" w:themeColor="text1"/>
          <w:sz w:val="28"/>
          <w:szCs w:val="28"/>
          <w:lang w:val="en-US"/>
        </w:rPr>
        <w:t xml:space="preserve"> ж </w:t>
      </w:r>
      <w:proofErr w:type="spellStart"/>
      <w:r w:rsidRPr="008050FB">
        <w:rPr>
          <w:color w:val="000000" w:themeColor="text1"/>
          <w:sz w:val="28"/>
          <w:szCs w:val="28"/>
          <w:lang w:val="en-US"/>
        </w:rPr>
        <w:t>даний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дуже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популярний</w:t>
      </w:r>
      <w:proofErr w:type="spellEnd"/>
      <w:r w:rsidRPr="008050FB">
        <w:rPr>
          <w:color w:val="000000" w:themeColor="text1"/>
          <w:sz w:val="28"/>
          <w:szCs w:val="28"/>
          <w:lang w:val="en-US"/>
        </w:rPr>
        <w:t xml:space="preserve"> з </w:t>
      </w:r>
      <w:proofErr w:type="spellStart"/>
      <w:r w:rsidRPr="008050FB">
        <w:rPr>
          <w:color w:val="000000" w:themeColor="text1"/>
          <w:sz w:val="28"/>
          <w:szCs w:val="28"/>
          <w:lang w:val="en-US"/>
        </w:rPr>
        <w:t>огляду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кількох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причин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по-перше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простий</w:t>
      </w:r>
      <w:proofErr w:type="spellEnd"/>
      <w:r w:rsidRPr="008050FB">
        <w:rPr>
          <w:color w:val="000000" w:themeColor="text1"/>
          <w:sz w:val="28"/>
          <w:szCs w:val="28"/>
          <w:lang w:val="en-US"/>
        </w:rPr>
        <w:t xml:space="preserve"> у </w:t>
      </w:r>
      <w:proofErr w:type="spellStart"/>
      <w:r w:rsidRPr="008050FB">
        <w:rPr>
          <w:color w:val="000000" w:themeColor="text1"/>
          <w:sz w:val="28"/>
          <w:szCs w:val="28"/>
          <w:lang w:val="en-US"/>
        </w:rPr>
        <w:t>використанні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адже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фірма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значно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більше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знає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власні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витрати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ніж</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ринковий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попит</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по-друге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всі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застосовують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саме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цей</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їхні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товари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lastRenderedPageBreak/>
        <w:t>будуть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близькими</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цінова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конкуренція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набуде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жорстких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форм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по-третє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багато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виробників</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споживачі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вважають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середніх</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найбільш</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коректний</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не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дає</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можливості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кожної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із</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сторін</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збагачуватися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рахунок</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іншої</w:t>
      </w:r>
      <w:proofErr w:type="spellEnd"/>
      <w:r w:rsidRPr="008050FB">
        <w:rPr>
          <w:color w:val="000000" w:themeColor="text1"/>
          <w:sz w:val="28"/>
          <w:szCs w:val="28"/>
          <w:lang w:val="en-US"/>
        </w:rPr>
        <w:t>.</w:t>
      </w:r>
    </w:p>
    <w:p w14:paraId="64E3F6BB" w14:textId="76756ADB" w:rsidR="008050FB" w:rsidRPr="008050FB" w:rsidRDefault="008050FB" w:rsidP="004D279A">
      <w:pPr>
        <w:spacing w:line="360" w:lineRule="auto"/>
        <w:ind w:left="283" w:firstLine="709"/>
        <w:jc w:val="both"/>
        <w:rPr>
          <w:color w:val="000000" w:themeColor="text1"/>
          <w:sz w:val="28"/>
          <w:szCs w:val="28"/>
          <w:lang w:val="en-US"/>
        </w:rPr>
      </w:pPr>
      <w:proofErr w:type="spellStart"/>
      <w:r w:rsidRPr="008050FB">
        <w:rPr>
          <w:color w:val="000000" w:themeColor="text1"/>
          <w:sz w:val="28"/>
          <w:szCs w:val="28"/>
          <w:lang w:val="en-US"/>
        </w:rPr>
        <w:t>Найбільшого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ефекту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від</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використання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цього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можна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очікувати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якщо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використовувати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середні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надбавки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галузі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лише</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за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орієнтир</w:t>
      </w:r>
      <w:proofErr w:type="spellEnd"/>
      <w:r w:rsidRPr="008050FB">
        <w:rPr>
          <w:color w:val="000000" w:themeColor="text1"/>
          <w:sz w:val="28"/>
          <w:szCs w:val="28"/>
          <w:lang w:val="en-US"/>
        </w:rPr>
        <w:t xml:space="preserve">, а </w:t>
      </w:r>
      <w:proofErr w:type="spellStart"/>
      <w:r w:rsidRPr="008050FB">
        <w:rPr>
          <w:color w:val="000000" w:themeColor="text1"/>
          <w:sz w:val="28"/>
          <w:szCs w:val="28"/>
          <w:lang w:val="en-US"/>
        </w:rPr>
        <w:t>далі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ціну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коригувати</w:t>
      </w:r>
      <w:proofErr w:type="spellEnd"/>
      <w:r w:rsidRPr="008050FB">
        <w:rPr>
          <w:color w:val="000000" w:themeColor="text1"/>
          <w:sz w:val="28"/>
          <w:szCs w:val="28"/>
          <w:lang w:val="en-US"/>
        </w:rPr>
        <w:t xml:space="preserve"> з </w:t>
      </w:r>
      <w:proofErr w:type="spellStart"/>
      <w:r w:rsidRPr="008050FB">
        <w:rPr>
          <w:color w:val="000000" w:themeColor="text1"/>
          <w:sz w:val="28"/>
          <w:szCs w:val="28"/>
          <w:lang w:val="en-US"/>
        </w:rPr>
        <w:t>урахуванням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кон’юнктури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конкретного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ринку</w:t>
      </w:r>
      <w:proofErr w:type="spellEnd"/>
      <w:r w:rsidRPr="008050FB">
        <w:rPr>
          <w:color w:val="000000" w:themeColor="text1"/>
          <w:sz w:val="28"/>
          <w:szCs w:val="28"/>
          <w:lang w:val="en-US"/>
        </w:rPr>
        <w:t>.</w:t>
      </w:r>
    </w:p>
    <w:p w14:paraId="360D75EA" w14:textId="074A8870" w:rsidR="00A06921" w:rsidRDefault="008050FB" w:rsidP="008050FB">
      <w:pPr>
        <w:spacing w:line="360" w:lineRule="auto"/>
        <w:ind w:left="283" w:firstLine="709"/>
        <w:jc w:val="both"/>
        <w:rPr>
          <w:color w:val="000000" w:themeColor="text1"/>
          <w:sz w:val="28"/>
          <w:szCs w:val="28"/>
          <w:lang w:val="uk-UA"/>
        </w:rPr>
      </w:pPr>
      <w:proofErr w:type="spellStart"/>
      <w:r w:rsidRPr="008050FB">
        <w:rPr>
          <w:color w:val="000000" w:themeColor="text1"/>
          <w:sz w:val="28"/>
          <w:szCs w:val="28"/>
          <w:lang w:val="en-US"/>
        </w:rPr>
        <w:t>Аналіз</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беззбитковості</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забезпечення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цільового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прибутку</w:t>
      </w:r>
      <w:proofErr w:type="spellEnd"/>
      <w:r w:rsidRPr="008050FB">
        <w:rPr>
          <w:color w:val="000000" w:themeColor="text1"/>
          <w:sz w:val="28"/>
          <w:szCs w:val="28"/>
          <w:lang w:val="en-US"/>
        </w:rPr>
        <w:t xml:space="preserve">. В </w:t>
      </w:r>
      <w:proofErr w:type="spellStart"/>
      <w:r w:rsidRPr="008050FB">
        <w:rPr>
          <w:color w:val="000000" w:themeColor="text1"/>
          <w:sz w:val="28"/>
          <w:szCs w:val="28"/>
          <w:lang w:val="en-US"/>
        </w:rPr>
        <w:t>основі</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метода</w:t>
      </w:r>
      <w:proofErr w:type="spellEnd"/>
      <w:r w:rsidRPr="008050FB">
        <w:rPr>
          <w:color w:val="000000" w:themeColor="text1"/>
          <w:sz w:val="28"/>
          <w:szCs w:val="28"/>
          <w:lang w:val="en-US"/>
        </w:rPr>
        <w:t xml:space="preserve"> - </w:t>
      </w:r>
      <w:proofErr w:type="spellStart"/>
      <w:r w:rsidRPr="008050FB">
        <w:rPr>
          <w:color w:val="000000" w:themeColor="text1"/>
          <w:sz w:val="28"/>
          <w:szCs w:val="28"/>
          <w:lang w:val="en-US"/>
        </w:rPr>
        <w:t>знаходження</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критичної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точки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виробництва</w:t>
      </w:r>
      <w:proofErr w:type="spellEnd"/>
      <w:r w:rsidRPr="008050FB">
        <w:rPr>
          <w:color w:val="000000" w:themeColor="text1"/>
          <w:sz w:val="28"/>
          <w:szCs w:val="28"/>
          <w:lang w:val="en-US"/>
        </w:rPr>
        <w:t xml:space="preserve"> і </w:t>
      </w:r>
      <w:proofErr w:type="spellStart"/>
      <w:r w:rsidRPr="008050FB">
        <w:rPr>
          <w:color w:val="000000" w:themeColor="text1"/>
          <w:sz w:val="28"/>
          <w:szCs w:val="28"/>
          <w:lang w:val="en-US"/>
        </w:rPr>
        <w:t>збуту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продукції</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тобто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такого</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обсягу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виробництва</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при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якому</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доходи</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дорівнюють</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понесеним</w:t>
      </w:r>
      <w:proofErr w:type="spellEnd"/>
      <w:r w:rsidRPr="008050FB">
        <w:rPr>
          <w:color w:val="000000" w:themeColor="text1"/>
          <w:sz w:val="28"/>
          <w:szCs w:val="28"/>
          <w:lang w:val="en-US"/>
        </w:rPr>
        <w:t xml:space="preserve"> </w:t>
      </w:r>
      <w:proofErr w:type="spellStart"/>
      <w:r w:rsidRPr="008050FB">
        <w:rPr>
          <w:color w:val="000000" w:themeColor="text1"/>
          <w:sz w:val="28"/>
          <w:szCs w:val="28"/>
          <w:lang w:val="en-US"/>
        </w:rPr>
        <w:t>витратам</w:t>
      </w:r>
      <w:proofErr w:type="spellEnd"/>
      <w:r w:rsidRPr="008050FB">
        <w:rPr>
          <w:color w:val="000000" w:themeColor="text1"/>
          <w:sz w:val="28"/>
          <w:szCs w:val="28"/>
          <w:lang w:val="en-US"/>
        </w:rPr>
        <w:t xml:space="preserve"> (</w:t>
      </w:r>
      <w:r w:rsidR="00621831">
        <w:rPr>
          <w:color w:val="000000" w:themeColor="text1"/>
          <w:sz w:val="28"/>
          <w:szCs w:val="28"/>
          <w:lang w:val="uk-UA"/>
        </w:rPr>
        <w:t>Р</w:t>
      </w:r>
      <w:proofErr w:type="spellStart"/>
      <w:r w:rsidRPr="008050FB">
        <w:rPr>
          <w:color w:val="000000" w:themeColor="text1"/>
          <w:sz w:val="28"/>
          <w:szCs w:val="28"/>
          <w:lang w:val="en-US"/>
        </w:rPr>
        <w:t>ис</w:t>
      </w:r>
      <w:proofErr w:type="spellEnd"/>
      <w:r w:rsidRPr="008050FB">
        <w:rPr>
          <w:color w:val="000000" w:themeColor="text1"/>
          <w:sz w:val="28"/>
          <w:szCs w:val="28"/>
          <w:lang w:val="en-US"/>
        </w:rPr>
        <w:t xml:space="preserve">. </w:t>
      </w:r>
      <w:r w:rsidR="00621831">
        <w:rPr>
          <w:color w:val="000000" w:themeColor="text1"/>
          <w:sz w:val="28"/>
          <w:szCs w:val="28"/>
          <w:lang w:val="uk-UA"/>
        </w:rPr>
        <w:t>1.4.1</w:t>
      </w:r>
      <w:r w:rsidR="004D279A">
        <w:rPr>
          <w:color w:val="000000" w:themeColor="text1"/>
          <w:sz w:val="28"/>
          <w:szCs w:val="28"/>
          <w:lang w:val="uk-UA"/>
        </w:rPr>
        <w:t>).</w:t>
      </w:r>
    </w:p>
    <w:p w14:paraId="5160EF2D" w14:textId="231F81C8" w:rsidR="00A23C49" w:rsidRPr="004D279A" w:rsidRDefault="00A23C49" w:rsidP="00A23C49">
      <w:pPr>
        <w:spacing w:line="360" w:lineRule="auto"/>
        <w:jc w:val="both"/>
        <w:rPr>
          <w:color w:val="000000" w:themeColor="text1"/>
          <w:sz w:val="28"/>
          <w:szCs w:val="28"/>
          <w:lang w:val="uk-UA"/>
        </w:rPr>
      </w:pPr>
      <w:r>
        <w:rPr>
          <w:noProof/>
          <w:color w:val="000000" w:themeColor="text1"/>
          <w:sz w:val="28"/>
          <w:szCs w:val="28"/>
          <w:lang w:val="uk-UA"/>
        </w:rPr>
        <w:drawing>
          <wp:inline distT="0" distB="0" distL="0" distR="0" wp14:anchorId="0AC28E3B" wp14:editId="1996BD10">
            <wp:extent cx="6120130" cy="3566795"/>
            <wp:effectExtent l="12700" t="12700" r="13970" b="146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6795"/>
                    </a:xfrm>
                    <a:prstGeom prst="rect">
                      <a:avLst/>
                    </a:prstGeom>
                    <a:ln>
                      <a:solidFill>
                        <a:schemeClr val="tx1"/>
                      </a:solidFill>
                    </a:ln>
                  </pic:spPr>
                </pic:pic>
              </a:graphicData>
            </a:graphic>
          </wp:inline>
        </w:drawing>
      </w:r>
    </w:p>
    <w:p w14:paraId="2661C8CE" w14:textId="63B96791" w:rsidR="0039013C" w:rsidRPr="00C247F1" w:rsidRDefault="005D3864" w:rsidP="003845A5">
      <w:pPr>
        <w:spacing w:line="360" w:lineRule="atLeast"/>
        <w:ind w:firstLine="709"/>
        <w:jc w:val="both"/>
        <w:rPr>
          <w:color w:val="000000" w:themeColor="text1"/>
          <w:sz w:val="28"/>
          <w:szCs w:val="28"/>
          <w:lang w:val="uk-UA"/>
        </w:rPr>
      </w:pPr>
      <w:r w:rsidRPr="00C247F1">
        <w:rPr>
          <w:color w:val="000000" w:themeColor="text1"/>
          <w:sz w:val="28"/>
          <w:szCs w:val="28"/>
          <w:lang w:val="uk-UA"/>
        </w:rPr>
        <w:t>Рисунок 1.4.1. – Графік беззбитковості</w:t>
      </w:r>
      <w:r w:rsidR="00BC32D2">
        <w:rPr>
          <w:color w:val="000000" w:themeColor="text1"/>
          <w:sz w:val="28"/>
          <w:szCs w:val="28"/>
          <w:lang w:val="uk-UA"/>
        </w:rPr>
        <w:t>(з</w:t>
      </w:r>
      <w:r w:rsidR="00BC32D2" w:rsidRPr="00BC32D2">
        <w:rPr>
          <w:color w:val="000000" w:themeColor="text1"/>
          <w:sz w:val="28"/>
          <w:szCs w:val="28"/>
          <w:lang w:val="uk-UA"/>
        </w:rPr>
        <w:t>алежність доходів і витрат від обсягу реалізації</w:t>
      </w:r>
      <w:r w:rsidR="00BC32D2">
        <w:rPr>
          <w:color w:val="000000" w:themeColor="text1"/>
          <w:sz w:val="28"/>
          <w:szCs w:val="28"/>
          <w:lang w:val="uk-UA"/>
        </w:rPr>
        <w:t>)</w:t>
      </w:r>
      <w:r w:rsidR="002B700C" w:rsidRPr="002B700C">
        <w:rPr>
          <w:color w:val="000000" w:themeColor="text1"/>
          <w:sz w:val="28"/>
          <w:szCs w:val="28"/>
          <w:lang w:val="en-US"/>
        </w:rPr>
        <w:t xml:space="preserve"> </w:t>
      </w:r>
      <w:r w:rsidR="002B700C">
        <w:rPr>
          <w:color w:val="000000" w:themeColor="text1"/>
          <w:sz w:val="28"/>
          <w:szCs w:val="28"/>
          <w:lang w:val="en-US"/>
        </w:rPr>
        <w:t>[4]</w:t>
      </w:r>
    </w:p>
    <w:p w14:paraId="7CC51E95" w14:textId="7777C562" w:rsidR="00F87759" w:rsidRPr="004E41D6" w:rsidRDefault="004E41D6" w:rsidP="003845A5">
      <w:pPr>
        <w:spacing w:line="360" w:lineRule="atLeast"/>
        <w:ind w:firstLine="709"/>
        <w:jc w:val="both"/>
        <w:rPr>
          <w:color w:val="000000" w:themeColor="text1"/>
          <w:sz w:val="28"/>
          <w:szCs w:val="28"/>
          <w:lang w:val="uk-UA"/>
        </w:rPr>
      </w:pPr>
      <w:r>
        <w:rPr>
          <w:color w:val="000000" w:themeColor="text1"/>
          <w:sz w:val="28"/>
          <w:szCs w:val="28"/>
          <w:lang w:val="uk-UA"/>
        </w:rPr>
        <w:t>Розглянемо формули до моделей ціноутворення, які розглянуто вище.</w:t>
      </w:r>
    </w:p>
    <w:p w14:paraId="4623A80A" w14:textId="4E90CDF9" w:rsidR="00C01D78" w:rsidRPr="00863595" w:rsidRDefault="00C01D78" w:rsidP="003845A5">
      <w:pPr>
        <w:spacing w:line="360" w:lineRule="atLeast"/>
        <w:ind w:firstLine="709"/>
        <w:jc w:val="both"/>
        <w:rPr>
          <w:b/>
          <w:bCs/>
          <w:color w:val="000000" w:themeColor="text1"/>
          <w:sz w:val="28"/>
          <w:szCs w:val="28"/>
          <w:lang w:val="uk-UA"/>
        </w:rPr>
      </w:pPr>
    </w:p>
    <w:p w14:paraId="086601A5" w14:textId="59AC221B" w:rsidR="00553466" w:rsidRPr="00D36ED4" w:rsidRDefault="00F43476" w:rsidP="00D60357">
      <w:pPr>
        <w:spacing w:line="360" w:lineRule="auto"/>
        <w:ind w:firstLine="709"/>
        <w:jc w:val="both"/>
        <w:rPr>
          <w:color w:val="000000" w:themeColor="text1"/>
          <w:sz w:val="28"/>
          <w:szCs w:val="28"/>
        </w:rPr>
      </w:pPr>
      <w:r w:rsidRPr="00D36ED4">
        <w:rPr>
          <w:color w:val="000000" w:themeColor="text1"/>
          <w:sz w:val="28"/>
          <w:szCs w:val="28"/>
          <w:lang w:val="uk-UA"/>
        </w:rPr>
        <w:t>Модель ціноутворення на основі змінних виробничих витрат.</w:t>
      </w:r>
    </w:p>
    <w:p w14:paraId="0950D7FC" w14:textId="134078F1"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lang w:val="uk-UA"/>
              </w:rPr>
            </m:ctrlPr>
          </m:sSubPr>
          <m:e>
            <m:r>
              <w:rPr>
                <w:rFonts w:ascii="Cambria Math" w:hAnsi="Cambria Math"/>
                <w:color w:val="000000" w:themeColor="text1"/>
                <w:sz w:val="32"/>
                <w:szCs w:val="32"/>
                <w:lang w:val="uk-UA"/>
              </w:rPr>
              <m:t>Ц</m:t>
            </m:r>
          </m:e>
          <m:sub>
            <m:r>
              <w:rPr>
                <w:rFonts w:ascii="Cambria Math" w:hAnsi="Cambria Math"/>
                <w:color w:val="000000" w:themeColor="text1"/>
                <w:sz w:val="32"/>
                <w:szCs w:val="32"/>
                <w:lang w:val="uk-UA"/>
              </w:rPr>
              <m:t>0</m:t>
            </m:r>
          </m:sub>
        </m:sSub>
        <m:r>
          <w:rPr>
            <w:rFonts w:ascii="Cambria Math" w:hAnsi="Cambria Math"/>
            <w:color w:val="000000" w:themeColor="text1"/>
            <w:sz w:val="32"/>
            <w:szCs w:val="32"/>
            <w:lang w:val="uk-UA"/>
          </w:rPr>
          <m:t>=</m:t>
        </m:r>
        <m:r>
          <m:rPr>
            <m:sty m:val="p"/>
          </m:rPr>
          <w:rPr>
            <w:rFonts w:ascii="Cambria Math" w:hAnsi="Cambria Math"/>
            <w:color w:val="000000" w:themeColor="text1"/>
            <w:sz w:val="32"/>
            <w:szCs w:val="32"/>
            <w:lang w:val="uk-UA"/>
          </w:rPr>
          <m:t xml:space="preserve">зв+зв × </m:t>
        </m:r>
        <m:f>
          <m:fPr>
            <m:type m:val="lin"/>
            <m:ctrlPr>
              <w:rPr>
                <w:rFonts w:ascii="Cambria Math" w:hAnsi="Cambria Math"/>
                <w:iCs/>
                <w:color w:val="000000" w:themeColor="text1"/>
                <w:sz w:val="32"/>
                <w:szCs w:val="32"/>
                <w:lang w:val="uk-UA"/>
              </w:rPr>
            </m:ctrlPr>
          </m:fPr>
          <m:num>
            <m:r>
              <w:rPr>
                <w:rFonts w:ascii="Cambria Math" w:hAnsi="Cambria Math"/>
                <w:color w:val="000000" w:themeColor="text1"/>
                <w:sz w:val="32"/>
                <w:szCs w:val="32"/>
                <w:lang w:val="uk-UA"/>
              </w:rPr>
              <m:t>Н</m:t>
            </m:r>
          </m:num>
          <m:den>
            <m:r>
              <w:rPr>
                <w:rFonts w:ascii="Cambria Math" w:hAnsi="Cambria Math"/>
                <w:color w:val="000000" w:themeColor="text1"/>
                <w:sz w:val="32"/>
                <w:szCs w:val="32"/>
                <w:lang w:val="uk-UA"/>
              </w:rPr>
              <m:t>100</m:t>
            </m:r>
          </m:den>
        </m:f>
        <m:r>
          <m:rPr>
            <m:sty m:val="p"/>
          </m:rPr>
          <w:rPr>
            <w:rFonts w:ascii="Cambria Math" w:hAnsi="Cambria Math"/>
            <w:color w:val="000000" w:themeColor="text1"/>
            <w:sz w:val="32"/>
            <w:szCs w:val="32"/>
            <w:lang w:val="uk-UA"/>
          </w:rPr>
          <m:t xml:space="preserve"> </m:t>
        </m:r>
      </m:oMath>
      <w:r w:rsidR="003845A5" w:rsidRPr="00970BE6">
        <w:rPr>
          <w:color w:val="000000" w:themeColor="text1"/>
          <w:sz w:val="28"/>
          <w:szCs w:val="28"/>
          <w:lang w:val="uk-UA"/>
        </w:rPr>
        <w:t xml:space="preserve"> </w:t>
      </w:r>
      <w:r w:rsidR="00F43476" w:rsidRPr="00970BE6">
        <w:rPr>
          <w:color w:val="000000" w:themeColor="text1"/>
          <w:sz w:val="28"/>
          <w:szCs w:val="28"/>
          <w:lang w:val="uk-UA"/>
        </w:rPr>
        <w:t>      (1</w:t>
      </w:r>
      <w:r w:rsidR="00554CAF" w:rsidRPr="00970BE6">
        <w:rPr>
          <w:color w:val="000000" w:themeColor="text1"/>
          <w:sz w:val="28"/>
          <w:szCs w:val="28"/>
          <w:lang w:val="en-US"/>
        </w:rPr>
        <w:t>.</w:t>
      </w:r>
      <w:r w:rsidR="0006640B" w:rsidRPr="00970BE6">
        <w:rPr>
          <w:color w:val="000000" w:themeColor="text1"/>
          <w:sz w:val="28"/>
          <w:szCs w:val="28"/>
          <w:lang w:val="uk-UA"/>
        </w:rPr>
        <w:t>4</w:t>
      </w:r>
      <w:r w:rsidR="00554CAF" w:rsidRPr="00970BE6">
        <w:rPr>
          <w:color w:val="000000" w:themeColor="text1"/>
          <w:sz w:val="28"/>
          <w:szCs w:val="28"/>
          <w:lang w:val="en-US"/>
        </w:rPr>
        <w:t>.1</w:t>
      </w:r>
      <w:r w:rsidR="00F43476" w:rsidRPr="00970BE6">
        <w:rPr>
          <w:color w:val="000000" w:themeColor="text1"/>
          <w:sz w:val="28"/>
          <w:szCs w:val="28"/>
          <w:lang w:val="uk-UA"/>
        </w:rPr>
        <w:t>)</w:t>
      </w:r>
    </w:p>
    <w:p w14:paraId="3E23AE3D" w14:textId="2B0C321A" w:rsidR="003845A5" w:rsidRPr="00D60357"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Containers/UBF8T346G9.ms/WebArchiveCopyPasteTempFiles/com.microsoft.Word/image002.gif"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9A09ECF" wp14:editId="79D1409C">
            <wp:extent cx="241300" cy="234988"/>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16" cy="238022"/>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ціна за одиницю продукції,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Containers/UBF8T346G9.ms/WebArchiveCopyPasteTempFiles/com.microsoft.Word/image003.gif"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41F93BD3" wp14:editId="01716110">
            <wp:extent cx="241300" cy="2159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націнка, %;</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Containers/UBF8T346G9.ms/WebArchiveCopyPasteTempFiles/com.microsoft.Word/image004.gif"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178D237" wp14:editId="35159C30">
            <wp:extent cx="257810" cy="19939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10" cy="19939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змінні виробничі витрати на одиницю, грн..</w:t>
      </w:r>
    </w:p>
    <w:p w14:paraId="6548DEEE" w14:textId="78D52569" w:rsidR="00F43476" w:rsidRPr="00970BE6" w:rsidRDefault="003845A5" w:rsidP="00D60357">
      <w:pPr>
        <w:spacing w:line="360" w:lineRule="auto"/>
        <w:ind w:firstLine="709"/>
        <w:jc w:val="center"/>
        <w:rPr>
          <w:color w:val="000000" w:themeColor="text1"/>
          <w:sz w:val="28"/>
          <w:szCs w:val="28"/>
        </w:rPr>
      </w:pPr>
      <m:oMath>
        <m:r>
          <w:rPr>
            <w:rFonts w:ascii="Cambria Math" w:hAnsi="Cambria Math"/>
            <w:color w:val="000000" w:themeColor="text1"/>
            <w:sz w:val="32"/>
            <w:szCs w:val="32"/>
            <w:lang w:val="uk-UA"/>
          </w:rPr>
          <w:lastRenderedPageBreak/>
          <m:t xml:space="preserve">Н= </m:t>
        </m:r>
        <m:f>
          <m:fPr>
            <m:ctrlPr>
              <w:rPr>
                <w:rFonts w:ascii="Cambria Math" w:hAnsi="Cambria Math"/>
                <w:i/>
                <w:color w:val="000000" w:themeColor="text1"/>
                <w:sz w:val="32"/>
                <w:szCs w:val="32"/>
                <w:lang w:val="uk-UA"/>
              </w:rPr>
            </m:ctrlPr>
          </m:fPr>
          <m:num>
            <m:r>
              <w:rPr>
                <w:rFonts w:ascii="Cambria Math" w:hAnsi="Cambria Math"/>
                <w:color w:val="000000" w:themeColor="text1"/>
                <w:sz w:val="32"/>
                <w:szCs w:val="32"/>
                <w:lang w:val="uk-UA"/>
              </w:rPr>
              <m:t>р+пн+ов</m:t>
            </m:r>
          </m:num>
          <m:den>
            <m:r>
              <w:rPr>
                <w:rFonts w:ascii="Cambria Math" w:hAnsi="Cambria Math"/>
                <w:color w:val="000000" w:themeColor="text1"/>
                <w:sz w:val="32"/>
                <w:szCs w:val="32"/>
                <w:lang w:val="uk-UA"/>
              </w:rPr>
              <m:t>χ × зв</m:t>
            </m:r>
          </m:den>
        </m:f>
      </m:oMath>
      <w:r w:rsidR="00F43476" w:rsidRPr="00970BE6">
        <w:rPr>
          <w:color w:val="000000" w:themeColor="text1"/>
          <w:sz w:val="28"/>
          <w:szCs w:val="28"/>
          <w:lang w:val="uk-UA"/>
        </w:rPr>
        <w:t> </w:t>
      </w:r>
      <w:r w:rsidRPr="00970BE6">
        <w:rPr>
          <w:color w:val="000000" w:themeColor="text1"/>
          <w:sz w:val="28"/>
          <w:szCs w:val="28"/>
          <w:lang w:val="uk-UA"/>
        </w:rPr>
        <w:t>,</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.2</w:t>
      </w:r>
      <w:r w:rsidR="00F43476" w:rsidRPr="00970BE6">
        <w:rPr>
          <w:color w:val="000000" w:themeColor="text1"/>
          <w:sz w:val="28"/>
          <w:szCs w:val="28"/>
          <w:lang w:val="uk-UA"/>
        </w:rPr>
        <w:t>)</w:t>
      </w:r>
    </w:p>
    <w:p w14:paraId="296EB744" w14:textId="4B523ED5" w:rsidR="003845A5" w:rsidRPr="00D60357" w:rsidRDefault="00F43476" w:rsidP="00D60357">
      <w:pPr>
        <w:spacing w:line="360" w:lineRule="auto"/>
        <w:ind w:firstLine="709"/>
        <w:jc w:val="both"/>
        <w:rPr>
          <w:color w:val="000000" w:themeColor="text1"/>
          <w:sz w:val="28"/>
          <w:szCs w:val="28"/>
          <w:lang w:val="uk-UA"/>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Containers/UBF8T346G9.ms/WebArchiveCopyPasteTempFiles/com.microsoft.Word/image006.gif"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78EDBDB" wp14:editId="5C039404">
            <wp:extent cx="199390" cy="2159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90"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бюджетний прибуток,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Containers/UBF8T346G9.ms/WebArchiveCopyPasteTempFiles/com.microsoft.Word/image007.gif"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E95377A" wp14:editId="6F7BCC53">
            <wp:extent cx="266065" cy="215900"/>
            <wp:effectExtent l="0" t="0" r="635"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65" cy="215900"/>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постійні виробничі витрати,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Containers/UBF8T346G9.ms/WebArchiveCopyPasteTempFiles/com.microsoft.Word/image008.gif"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2D7E11C6" wp14:editId="134BBBC0">
            <wp:extent cx="257810" cy="19113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операційні витрати, грн.;</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Containers/UBF8T346G9.ms/WebArchiveCopyPasteTempFiles/com.microsoft.Word/image009.gif"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587C9339" wp14:editId="686461BA">
            <wp:extent cx="166370" cy="19113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обсяг виробництва, од.</w:t>
      </w:r>
    </w:p>
    <w:p w14:paraId="102D1A5D" w14:textId="2D5914F6" w:rsidR="00AC703E" w:rsidRPr="00AD63CC" w:rsidRDefault="00F43476" w:rsidP="00D60357">
      <w:pPr>
        <w:spacing w:line="360" w:lineRule="auto"/>
        <w:ind w:firstLine="709"/>
        <w:jc w:val="both"/>
        <w:rPr>
          <w:color w:val="000000" w:themeColor="text1"/>
          <w:sz w:val="28"/>
          <w:szCs w:val="28"/>
        </w:rPr>
      </w:pPr>
      <w:r w:rsidRPr="00AD63CC">
        <w:rPr>
          <w:color w:val="000000" w:themeColor="text1"/>
          <w:sz w:val="28"/>
          <w:szCs w:val="28"/>
          <w:lang w:val="uk-UA"/>
        </w:rPr>
        <w:t>Модель ціноутворення на основі повної виробничої собівартості.</w:t>
      </w:r>
    </w:p>
    <w:p w14:paraId="3389153A" w14:textId="0E0C6D4B"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vertAlign w:val="subscript"/>
                <w:lang w:val="uk-UA"/>
              </w:rPr>
            </m:ctrlPr>
          </m:sSubPr>
          <m:e>
            <m:r>
              <w:rPr>
                <w:rFonts w:ascii="Cambria Math" w:hAnsi="Cambria Math"/>
                <w:color w:val="000000" w:themeColor="text1"/>
                <w:sz w:val="32"/>
                <w:szCs w:val="32"/>
                <w:vertAlign w:val="subscript"/>
                <w:lang w:val="uk-UA"/>
              </w:rPr>
              <m:t>Ц</m:t>
            </m:r>
          </m:e>
          <m:sub>
            <m:r>
              <w:rPr>
                <w:rFonts w:ascii="Cambria Math" w:hAnsi="Cambria Math"/>
                <w:color w:val="000000" w:themeColor="text1"/>
                <w:sz w:val="32"/>
                <w:szCs w:val="32"/>
                <w:vertAlign w:val="subscript"/>
                <w:lang w:val="uk-UA"/>
              </w:rPr>
              <m:t>0</m:t>
            </m:r>
          </m:sub>
        </m:sSub>
        <m:r>
          <w:rPr>
            <w:rFonts w:ascii="Cambria Math" w:hAnsi="Cambria Math"/>
            <w:color w:val="000000" w:themeColor="text1"/>
            <w:sz w:val="32"/>
            <w:szCs w:val="32"/>
            <w:vertAlign w:val="subscript"/>
            <w:lang w:val="uk-UA"/>
          </w:rPr>
          <m:t xml:space="preserve">= св+св × </m:t>
        </m:r>
        <m:f>
          <m:fPr>
            <m:type m:val="lin"/>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uk-UA"/>
              </w:rPr>
              <m:t>Н</m:t>
            </m:r>
          </m:num>
          <m:den>
            <m:r>
              <w:rPr>
                <w:rFonts w:ascii="Cambria Math" w:hAnsi="Cambria Math"/>
                <w:color w:val="000000" w:themeColor="text1"/>
                <w:sz w:val="32"/>
                <w:szCs w:val="32"/>
                <w:vertAlign w:val="subscript"/>
                <w:lang w:val="uk-UA"/>
              </w:rPr>
              <m:t>100</m:t>
            </m:r>
          </m:den>
        </m:f>
      </m:oMath>
      <w:r w:rsidR="0096252D"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.3</w:t>
      </w:r>
      <w:r w:rsidR="00F43476" w:rsidRPr="00970BE6">
        <w:rPr>
          <w:color w:val="000000" w:themeColor="text1"/>
          <w:sz w:val="28"/>
          <w:szCs w:val="28"/>
          <w:lang w:val="uk-UA"/>
        </w:rPr>
        <w:t>)</w:t>
      </w:r>
    </w:p>
    <w:p w14:paraId="285C0DEB" w14:textId="6845E565" w:rsidR="00AC703E"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Containers/UBF8T346G9.ms/WebArchiveCopyPasteTempFiles/com.microsoft.Word/image011.gif"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3FE73695" wp14:editId="37B0D0B4">
            <wp:extent cx="241300" cy="19113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виробнича собівартість одиниці продукції</w:t>
      </w:r>
    </w:p>
    <w:p w14:paraId="7E9D03F5" w14:textId="2D41496C" w:rsidR="00DF3677" w:rsidRPr="00D60357" w:rsidRDefault="00DF3677" w:rsidP="00D60357">
      <w:pPr>
        <w:spacing w:line="360" w:lineRule="auto"/>
        <w:ind w:firstLine="709"/>
        <w:jc w:val="center"/>
        <w:rPr>
          <w:color w:val="000000" w:themeColor="text1"/>
          <w:sz w:val="28"/>
          <w:szCs w:val="28"/>
          <w:lang w:val="uk-UA"/>
        </w:rPr>
      </w:pPr>
      <m:oMath>
        <m:r>
          <w:rPr>
            <w:rFonts w:ascii="Cambria Math" w:hAnsi="Cambria Math"/>
            <w:color w:val="000000" w:themeColor="text1"/>
            <w:sz w:val="32"/>
            <w:szCs w:val="32"/>
            <w:vertAlign w:val="subscript"/>
            <w:lang w:val="uk-UA"/>
          </w:rPr>
          <m:t xml:space="preserve">H= </m:t>
        </m:r>
        <m:f>
          <m:fPr>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en-US"/>
              </w:rPr>
              <m:t>p</m:t>
            </m:r>
            <m:r>
              <w:rPr>
                <w:rFonts w:ascii="Cambria Math" w:hAnsi="Cambria Math"/>
                <w:color w:val="000000" w:themeColor="text1"/>
                <w:sz w:val="32"/>
                <w:szCs w:val="32"/>
                <w:vertAlign w:val="subscript"/>
                <w:lang w:val="uk-UA"/>
              </w:rPr>
              <m:t>+ов</m:t>
            </m:r>
          </m:num>
          <m:den>
            <m:r>
              <w:rPr>
                <w:rFonts w:ascii="Cambria Math" w:hAnsi="Cambria Math"/>
                <w:color w:val="000000" w:themeColor="text1"/>
                <w:sz w:val="32"/>
                <w:szCs w:val="32"/>
                <w:vertAlign w:val="subscript"/>
                <w:lang w:val="uk-UA"/>
              </w:rPr>
              <m:t>χ × св</m:t>
            </m:r>
          </m:den>
        </m:f>
        <m:r>
          <w:rPr>
            <w:rFonts w:ascii="Cambria Math" w:hAnsi="Cambria Math"/>
            <w:color w:val="000000" w:themeColor="text1"/>
            <w:sz w:val="32"/>
            <w:szCs w:val="32"/>
            <w:vertAlign w:val="subscript"/>
            <w:lang w:val="uk-UA"/>
          </w:rPr>
          <m:t xml:space="preserve"> </m:t>
        </m:r>
      </m:oMath>
      <w:r w:rsidR="00AC703E"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4)</w:t>
      </w:r>
    </w:p>
    <w:p w14:paraId="6B352BDE" w14:textId="2B34911F" w:rsidR="00A368CD" w:rsidRPr="006429FC" w:rsidRDefault="00F43476" w:rsidP="00D60357">
      <w:pPr>
        <w:spacing w:line="360" w:lineRule="auto"/>
        <w:ind w:firstLine="709"/>
        <w:jc w:val="both"/>
        <w:rPr>
          <w:color w:val="000000" w:themeColor="text1"/>
          <w:sz w:val="28"/>
          <w:szCs w:val="28"/>
        </w:rPr>
      </w:pPr>
      <w:r w:rsidRPr="006429FC">
        <w:rPr>
          <w:color w:val="000000" w:themeColor="text1"/>
          <w:sz w:val="28"/>
          <w:szCs w:val="28"/>
          <w:lang w:val="uk-UA"/>
        </w:rPr>
        <w:t>Модель ціноутворення на основі загальних змінних витрат.</w:t>
      </w:r>
    </w:p>
    <w:p w14:paraId="736607C2" w14:textId="04B3784B" w:rsidR="00F43476" w:rsidRPr="00970BE6" w:rsidRDefault="00000000" w:rsidP="00D60357">
      <w:pPr>
        <w:spacing w:line="360" w:lineRule="auto"/>
        <w:ind w:firstLine="709"/>
        <w:jc w:val="center"/>
        <w:rPr>
          <w:color w:val="000000" w:themeColor="text1"/>
          <w:sz w:val="28"/>
          <w:szCs w:val="28"/>
        </w:rPr>
      </w:pPr>
      <m:oMath>
        <m:sSub>
          <m:sSubPr>
            <m:ctrlPr>
              <w:rPr>
                <w:rFonts w:ascii="Cambria Math" w:hAnsi="Cambria Math"/>
                <w:i/>
                <w:color w:val="000000" w:themeColor="text1"/>
                <w:sz w:val="32"/>
                <w:szCs w:val="32"/>
                <w:vertAlign w:val="subscript"/>
                <w:lang w:val="uk-UA"/>
              </w:rPr>
            </m:ctrlPr>
          </m:sSubPr>
          <m:e>
            <m:r>
              <w:rPr>
                <w:rFonts w:ascii="Cambria Math" w:hAnsi="Cambria Math"/>
                <w:color w:val="000000" w:themeColor="text1"/>
                <w:sz w:val="32"/>
                <w:szCs w:val="32"/>
                <w:vertAlign w:val="subscript"/>
                <w:lang w:val="uk-UA"/>
              </w:rPr>
              <m:t>Ц</m:t>
            </m:r>
          </m:e>
          <m:sub>
            <m:r>
              <w:rPr>
                <w:rFonts w:ascii="Cambria Math" w:hAnsi="Cambria Math"/>
                <w:color w:val="000000" w:themeColor="text1"/>
                <w:sz w:val="32"/>
                <w:szCs w:val="32"/>
                <w:vertAlign w:val="subscript"/>
                <w:lang w:val="uk-UA"/>
              </w:rPr>
              <m:t>0</m:t>
            </m:r>
          </m:sub>
        </m:sSub>
        <m:r>
          <w:rPr>
            <w:rFonts w:ascii="Cambria Math" w:hAnsi="Cambria Math"/>
            <w:color w:val="000000" w:themeColor="text1"/>
            <w:sz w:val="32"/>
            <w:szCs w:val="32"/>
            <w:vertAlign w:val="subscript"/>
            <w:lang w:val="uk-UA"/>
          </w:rPr>
          <m:t xml:space="preserve">=зз+зз × </m:t>
        </m:r>
        <m:f>
          <m:fPr>
            <m:type m:val="lin"/>
            <m:ctrlPr>
              <w:rPr>
                <w:rFonts w:ascii="Cambria Math" w:hAnsi="Cambria Math"/>
                <w:i/>
                <w:color w:val="000000" w:themeColor="text1"/>
                <w:sz w:val="32"/>
                <w:szCs w:val="32"/>
                <w:vertAlign w:val="subscript"/>
                <w:lang w:val="uk-UA"/>
              </w:rPr>
            </m:ctrlPr>
          </m:fPr>
          <m:num>
            <m:r>
              <w:rPr>
                <w:rFonts w:ascii="Cambria Math" w:hAnsi="Cambria Math"/>
                <w:color w:val="000000" w:themeColor="text1"/>
                <w:sz w:val="32"/>
                <w:szCs w:val="32"/>
                <w:vertAlign w:val="subscript"/>
                <w:lang w:val="en-US"/>
              </w:rPr>
              <m:t>H</m:t>
            </m:r>
          </m:num>
          <m:den>
            <m:r>
              <w:rPr>
                <w:rFonts w:ascii="Cambria Math" w:hAnsi="Cambria Math"/>
                <w:color w:val="000000" w:themeColor="text1"/>
                <w:sz w:val="32"/>
                <w:szCs w:val="32"/>
                <w:vertAlign w:val="subscript"/>
                <w:lang w:val="uk-UA"/>
              </w:rPr>
              <m:t>100</m:t>
            </m:r>
          </m:den>
        </m:f>
      </m:oMath>
      <w:r w:rsidR="00A368CD" w:rsidRPr="00970BE6">
        <w:rPr>
          <w:color w:val="000000" w:themeColor="text1"/>
          <w:sz w:val="28"/>
          <w:szCs w:val="28"/>
          <w:vertAlign w:val="subscript"/>
          <w:lang w:val="uk-UA"/>
        </w:rPr>
        <w:t xml:space="preserve">  </w:t>
      </w:r>
      <w:r w:rsidR="00F43476" w:rsidRPr="00970BE6">
        <w:rPr>
          <w:color w:val="000000" w:themeColor="text1"/>
          <w:sz w:val="28"/>
          <w:szCs w:val="28"/>
          <w:lang w:val="uk-UA"/>
        </w:rPr>
        <w:t>,          (</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5)</w:t>
      </w:r>
    </w:p>
    <w:p w14:paraId="1CC4CA5C" w14:textId="6479F4B2" w:rsidR="00B61128"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Containers/UBF8T346G9.ms/WebArchiveCopyPasteTempFiles/com.microsoft.Word/image014.gif"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52D019C5" wp14:editId="3A7BAF3F">
            <wp:extent cx="241300" cy="19113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загальні змінні витрати, грн.</w:t>
      </w:r>
    </w:p>
    <w:p w14:paraId="5EC994E3" w14:textId="366110E2" w:rsidR="00F43476" w:rsidRPr="00970BE6" w:rsidRDefault="00B61128" w:rsidP="00D60357">
      <w:pPr>
        <w:spacing w:line="360" w:lineRule="auto"/>
        <w:ind w:firstLine="709"/>
        <w:jc w:val="center"/>
        <w:rPr>
          <w:color w:val="000000" w:themeColor="text1"/>
          <w:sz w:val="28"/>
          <w:szCs w:val="28"/>
        </w:rPr>
      </w:pPr>
      <w:r w:rsidRPr="00970BE6">
        <w:rPr>
          <w:color w:val="000000" w:themeColor="text1"/>
          <w:vertAlign w:val="subscript"/>
          <w:lang w:val="en-US"/>
        </w:rPr>
        <w:t xml:space="preserve"> </w:t>
      </w:r>
      <m:oMath>
        <m:r>
          <w:rPr>
            <w:rFonts w:ascii="Cambria Math" w:hAnsi="Cambria Math"/>
            <w:color w:val="000000" w:themeColor="text1"/>
            <w:sz w:val="32"/>
            <w:szCs w:val="32"/>
            <w:vertAlign w:val="subscript"/>
            <w:lang w:val="en-US"/>
          </w:rPr>
          <m:t xml:space="preserve">H= </m:t>
        </m:r>
        <m:f>
          <m:fPr>
            <m:ctrlPr>
              <w:rPr>
                <w:rFonts w:ascii="Cambria Math" w:hAnsi="Cambria Math"/>
                <w:i/>
                <w:color w:val="000000" w:themeColor="text1"/>
                <w:sz w:val="32"/>
                <w:szCs w:val="32"/>
                <w:vertAlign w:val="subscript"/>
                <w:lang w:val="en-US"/>
              </w:rPr>
            </m:ctrlPr>
          </m:fPr>
          <m:num>
            <m:r>
              <w:rPr>
                <w:rFonts w:ascii="Cambria Math" w:hAnsi="Cambria Math"/>
                <w:color w:val="000000" w:themeColor="text1"/>
                <w:sz w:val="32"/>
                <w:szCs w:val="32"/>
                <w:vertAlign w:val="subscript"/>
                <w:lang w:val="en-US"/>
              </w:rPr>
              <m:t>p+</m:t>
            </m:r>
            <m:r>
              <w:rPr>
                <w:rFonts w:ascii="Cambria Math" w:hAnsi="Cambria Math"/>
                <w:color w:val="000000" w:themeColor="text1"/>
                <w:sz w:val="32"/>
                <w:szCs w:val="32"/>
                <w:vertAlign w:val="subscript"/>
                <w:lang w:val="uk-UA"/>
              </w:rPr>
              <m:t>з</m:t>
            </m:r>
            <m:r>
              <w:rPr>
                <w:rFonts w:ascii="Cambria Math" w:hAnsi="Cambria Math"/>
                <w:color w:val="000000" w:themeColor="text1"/>
                <w:sz w:val="32"/>
                <w:szCs w:val="32"/>
                <w:vertAlign w:val="subscript"/>
                <w:lang w:val="en-US"/>
              </w:rPr>
              <m:t>n</m:t>
            </m:r>
          </m:num>
          <m:den>
            <m:r>
              <w:rPr>
                <w:rFonts w:ascii="Cambria Math" w:hAnsi="Cambria Math"/>
                <w:color w:val="000000" w:themeColor="text1"/>
                <w:sz w:val="32"/>
                <w:szCs w:val="32"/>
                <w:vertAlign w:val="subscript"/>
                <w:lang w:val="en-US"/>
              </w:rPr>
              <m:t xml:space="preserve">χ × </m:t>
            </m:r>
            <m:r>
              <w:rPr>
                <w:rFonts w:ascii="Cambria Math" w:hAnsi="Cambria Math"/>
                <w:color w:val="000000" w:themeColor="text1"/>
                <w:sz w:val="32"/>
                <w:szCs w:val="32"/>
                <w:vertAlign w:val="subscript"/>
                <w:lang w:val="uk-UA"/>
              </w:rPr>
              <m:t>зз</m:t>
            </m:r>
          </m:den>
        </m:f>
      </m:oMath>
      <w:r w:rsidRPr="00970BE6">
        <w:rPr>
          <w:color w:val="000000" w:themeColor="text1"/>
          <w:vertAlign w:val="subscript"/>
          <w:lang w:val="en-US"/>
        </w:rPr>
        <w:t xml:space="preserve">  </w:t>
      </w:r>
      <w:r w:rsidR="00F43476" w:rsidRPr="00970BE6">
        <w:rPr>
          <w:color w:val="000000" w:themeColor="text1"/>
          <w:sz w:val="28"/>
          <w:szCs w:val="28"/>
          <w:lang w:val="uk-UA"/>
        </w:rPr>
        <w:t>,                        </w:t>
      </w:r>
      <w:r w:rsidR="00257228" w:rsidRPr="00970BE6">
        <w:rPr>
          <w:color w:val="000000" w:themeColor="text1"/>
          <w:sz w:val="28"/>
          <w:szCs w:val="28"/>
          <w:lang w:val="en-US"/>
        </w:rPr>
        <w:t xml:space="preserve"> </w:t>
      </w:r>
      <w:r w:rsidR="00F43476" w:rsidRPr="00970BE6">
        <w:rPr>
          <w:color w:val="000000" w:themeColor="text1"/>
          <w:sz w:val="28"/>
          <w:szCs w:val="28"/>
          <w:lang w:val="uk-UA"/>
        </w:rPr>
        <w:t>(</w:t>
      </w:r>
      <w:r w:rsidR="00554CAF" w:rsidRPr="00970BE6">
        <w:rPr>
          <w:color w:val="000000" w:themeColor="text1"/>
          <w:sz w:val="28"/>
          <w:szCs w:val="28"/>
          <w:lang w:val="en-US"/>
        </w:rPr>
        <w:t>1.</w:t>
      </w:r>
      <w:r w:rsidR="0006640B" w:rsidRPr="00970BE6">
        <w:rPr>
          <w:color w:val="000000" w:themeColor="text1"/>
          <w:sz w:val="28"/>
          <w:szCs w:val="28"/>
          <w:lang w:val="uk-UA"/>
        </w:rPr>
        <w:t>4</w:t>
      </w:r>
      <w:r w:rsidR="00554CAF" w:rsidRPr="00970BE6">
        <w:rPr>
          <w:color w:val="000000" w:themeColor="text1"/>
          <w:sz w:val="28"/>
          <w:szCs w:val="28"/>
          <w:lang w:val="en-US"/>
        </w:rPr>
        <w:t>.</w:t>
      </w:r>
      <w:r w:rsidR="00F43476" w:rsidRPr="00970BE6">
        <w:rPr>
          <w:color w:val="000000" w:themeColor="text1"/>
          <w:sz w:val="28"/>
          <w:szCs w:val="28"/>
          <w:lang w:val="uk-UA"/>
        </w:rPr>
        <w:t>6)</w:t>
      </w:r>
    </w:p>
    <w:p w14:paraId="369AEE73" w14:textId="68D08A94" w:rsidR="003845A5" w:rsidRPr="00D60357" w:rsidRDefault="00F43476" w:rsidP="00D60357">
      <w:pPr>
        <w:spacing w:line="360" w:lineRule="auto"/>
        <w:ind w:firstLine="709"/>
        <w:jc w:val="both"/>
        <w:rPr>
          <w:color w:val="000000" w:themeColor="text1"/>
          <w:sz w:val="28"/>
          <w:szCs w:val="28"/>
          <w:lang w:val="uk-UA"/>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Containers/UBF8T346G9.ms/WebArchiveCopyPasteTempFiles/com.microsoft.Word/image016.gif"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60E41F1" wp14:editId="2BD730EC">
            <wp:extent cx="257810" cy="19113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загальні постійні витрати, грн.</w:t>
      </w:r>
    </w:p>
    <w:p w14:paraId="37B66131" w14:textId="281D657A" w:rsidR="002874F9" w:rsidRPr="0035600F" w:rsidRDefault="00F43476" w:rsidP="00D60357">
      <w:pPr>
        <w:spacing w:line="360" w:lineRule="auto"/>
        <w:ind w:firstLine="709"/>
        <w:jc w:val="both"/>
        <w:rPr>
          <w:color w:val="000000" w:themeColor="text1"/>
          <w:sz w:val="28"/>
          <w:szCs w:val="28"/>
        </w:rPr>
      </w:pPr>
      <w:r w:rsidRPr="0035600F">
        <w:rPr>
          <w:color w:val="000000" w:themeColor="text1"/>
          <w:sz w:val="28"/>
          <w:szCs w:val="28"/>
          <w:lang w:val="uk-UA"/>
        </w:rPr>
        <w:t>Модель ціноутворення на основі повних витрат.</w:t>
      </w:r>
    </w:p>
    <w:p w14:paraId="63D615AD" w14:textId="34DA7FEA" w:rsidR="00F43476" w:rsidRPr="00970BE6" w:rsidRDefault="002874F9" w:rsidP="00D60357">
      <w:pPr>
        <w:spacing w:line="360" w:lineRule="auto"/>
        <w:ind w:firstLine="709"/>
        <w:jc w:val="center"/>
        <w:rPr>
          <w:color w:val="000000" w:themeColor="text1"/>
          <w:sz w:val="28"/>
          <w:szCs w:val="28"/>
        </w:rPr>
      </w:pPr>
      <w:r w:rsidRPr="00970BE6">
        <w:rPr>
          <w:color w:val="000000" w:themeColor="text1"/>
          <w:sz w:val="28"/>
          <w:szCs w:val="28"/>
          <w:lang w:val="uk-UA"/>
        </w:rPr>
        <w:t xml:space="preserve"> </w:t>
      </w:r>
      <m:oMath>
        <m:sSub>
          <m:sSubPr>
            <m:ctrlPr>
              <w:rPr>
                <w:rFonts w:ascii="Cambria Math" w:hAnsi="Cambria Math"/>
                <w:i/>
                <w:color w:val="000000" w:themeColor="text1"/>
                <w:sz w:val="32"/>
                <w:szCs w:val="32"/>
                <w:lang w:val="uk-UA"/>
              </w:rPr>
            </m:ctrlPr>
          </m:sSubPr>
          <m:e>
            <m:r>
              <w:rPr>
                <w:rFonts w:ascii="Cambria Math" w:hAnsi="Cambria Math"/>
                <w:color w:val="000000" w:themeColor="text1"/>
                <w:sz w:val="32"/>
                <w:szCs w:val="32"/>
                <w:lang w:val="uk-UA"/>
              </w:rPr>
              <m:t>Ц</m:t>
            </m:r>
          </m:e>
          <m:sub>
            <m:r>
              <w:rPr>
                <w:rFonts w:ascii="Cambria Math" w:hAnsi="Cambria Math"/>
                <w:color w:val="000000" w:themeColor="text1"/>
                <w:sz w:val="32"/>
                <w:szCs w:val="32"/>
                <w:lang w:val="uk-UA"/>
              </w:rPr>
              <m:t>0</m:t>
            </m:r>
          </m:sub>
        </m:sSub>
        <m:r>
          <w:rPr>
            <w:rFonts w:ascii="Cambria Math" w:hAnsi="Cambria Math"/>
            <w:color w:val="000000" w:themeColor="text1"/>
            <w:sz w:val="32"/>
            <w:szCs w:val="32"/>
            <w:lang w:val="uk-UA"/>
          </w:rPr>
          <m:t xml:space="preserve">=сп+сп × </m:t>
        </m:r>
        <m:f>
          <m:fPr>
            <m:type m:val="lin"/>
            <m:ctrlPr>
              <w:rPr>
                <w:rFonts w:ascii="Cambria Math" w:hAnsi="Cambria Math"/>
                <w:i/>
                <w:color w:val="000000" w:themeColor="text1"/>
                <w:sz w:val="32"/>
                <w:szCs w:val="32"/>
                <w:lang w:val="en-US"/>
              </w:rPr>
            </m:ctrlPr>
          </m:fPr>
          <m:num>
            <m:r>
              <w:rPr>
                <w:rFonts w:ascii="Cambria Math" w:hAnsi="Cambria Math"/>
                <w:color w:val="000000" w:themeColor="text1"/>
                <w:sz w:val="32"/>
                <w:szCs w:val="32"/>
                <w:lang w:val="en-US"/>
              </w:rPr>
              <m:t>H</m:t>
            </m:r>
          </m:num>
          <m:den>
            <m:r>
              <w:rPr>
                <w:rFonts w:ascii="Cambria Math" w:hAnsi="Cambria Math"/>
                <w:color w:val="000000" w:themeColor="text1"/>
                <w:sz w:val="32"/>
                <w:szCs w:val="32"/>
                <w:lang w:val="en-US"/>
              </w:rPr>
              <m:t>100</m:t>
            </m:r>
          </m:den>
        </m:f>
      </m:oMath>
      <w:r w:rsidRPr="00970BE6">
        <w:rPr>
          <w:color w:val="000000" w:themeColor="text1"/>
          <w:sz w:val="32"/>
          <w:szCs w:val="32"/>
          <w:lang w:val="uk-UA"/>
        </w:rPr>
        <w:t xml:space="preserve"> </w:t>
      </w:r>
      <w:r w:rsidR="00F43476" w:rsidRPr="00970BE6">
        <w:rPr>
          <w:color w:val="000000" w:themeColor="text1"/>
          <w:sz w:val="28"/>
          <w:szCs w:val="28"/>
          <w:lang w:val="uk-UA"/>
        </w:rPr>
        <w:t>,         (</w:t>
      </w:r>
      <w:r w:rsidR="00FE5A6B" w:rsidRPr="00970BE6">
        <w:rPr>
          <w:color w:val="000000" w:themeColor="text1"/>
          <w:sz w:val="28"/>
          <w:szCs w:val="28"/>
          <w:lang w:val="en-US"/>
        </w:rPr>
        <w:t>1.</w:t>
      </w:r>
      <w:r w:rsidR="0006640B" w:rsidRPr="00970BE6">
        <w:rPr>
          <w:color w:val="000000" w:themeColor="text1"/>
          <w:sz w:val="28"/>
          <w:szCs w:val="28"/>
          <w:lang w:val="uk-UA"/>
        </w:rPr>
        <w:t>4</w:t>
      </w:r>
      <w:r w:rsidR="00FE5A6B" w:rsidRPr="00970BE6">
        <w:rPr>
          <w:color w:val="000000" w:themeColor="text1"/>
          <w:sz w:val="28"/>
          <w:szCs w:val="28"/>
          <w:lang w:val="en-US"/>
        </w:rPr>
        <w:t>.</w:t>
      </w:r>
      <w:r w:rsidR="00F43476" w:rsidRPr="00970BE6">
        <w:rPr>
          <w:color w:val="000000" w:themeColor="text1"/>
          <w:sz w:val="28"/>
          <w:szCs w:val="28"/>
          <w:lang w:val="uk-UA"/>
        </w:rPr>
        <w:t>7)</w:t>
      </w:r>
    </w:p>
    <w:p w14:paraId="65D11E48" w14:textId="04825FC7" w:rsidR="00A4026A" w:rsidRPr="00970BE6" w:rsidRDefault="00F43476" w:rsidP="00D60357">
      <w:pPr>
        <w:spacing w:line="360" w:lineRule="auto"/>
        <w:ind w:firstLine="709"/>
        <w:jc w:val="both"/>
        <w:rPr>
          <w:color w:val="000000" w:themeColor="text1"/>
          <w:sz w:val="28"/>
          <w:szCs w:val="28"/>
        </w:rPr>
      </w:pPr>
      <w:r w:rsidRPr="00970BE6">
        <w:rPr>
          <w:color w:val="000000" w:themeColor="text1"/>
          <w:sz w:val="28"/>
          <w:szCs w:val="28"/>
          <w:lang w:val="uk-UA"/>
        </w:rPr>
        <w:t>де</w:t>
      </w:r>
      <w:r w:rsidRPr="00970BE6">
        <w:rPr>
          <w:rStyle w:val="apple-converted-space"/>
          <w:color w:val="000000" w:themeColor="text1"/>
          <w:sz w:val="28"/>
          <w:szCs w:val="28"/>
          <w:lang w:val="uk-UA"/>
        </w:rPr>
        <w:t> </w:t>
      </w:r>
      <w:r w:rsidRPr="00970BE6">
        <w:rPr>
          <w:color w:val="000000" w:themeColor="text1"/>
          <w:sz w:val="28"/>
          <w:szCs w:val="28"/>
          <w:vertAlign w:val="subscript"/>
          <w:lang w:val="uk-UA"/>
        </w:rPr>
        <w:fldChar w:fldCharType="begin"/>
      </w:r>
      <w:r w:rsidRPr="00970BE6">
        <w:rPr>
          <w:color w:val="000000" w:themeColor="text1"/>
          <w:sz w:val="28"/>
          <w:szCs w:val="28"/>
          <w:vertAlign w:val="subscript"/>
          <w:lang w:val="uk-UA"/>
        </w:rPr>
        <w:instrText xml:space="preserve"> INCLUDEPICTURE "/Users/maksimmarcuk/Library/Group Containers/UBF8T346G9.ms/WebArchiveCopyPasteTempFiles/com.microsoft.Word/image018.gif" \* MERGEFORMATINET </w:instrText>
      </w:r>
      <w:r w:rsidRPr="00970BE6">
        <w:rPr>
          <w:color w:val="000000" w:themeColor="text1"/>
          <w:sz w:val="28"/>
          <w:szCs w:val="28"/>
          <w:vertAlign w:val="subscript"/>
          <w:lang w:val="uk-UA"/>
        </w:rPr>
        <w:fldChar w:fldCharType="separate"/>
      </w:r>
      <w:r w:rsidRPr="00970BE6">
        <w:rPr>
          <w:noProof/>
          <w:color w:val="000000" w:themeColor="text1"/>
          <w:sz w:val="28"/>
          <w:szCs w:val="28"/>
          <w:vertAlign w:val="subscript"/>
          <w:lang w:val="uk-UA"/>
        </w:rPr>
        <w:drawing>
          <wp:inline distT="0" distB="0" distL="0" distR="0" wp14:anchorId="13E652B9" wp14:editId="25A76007">
            <wp:extent cx="257810" cy="19113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810" cy="191135"/>
                    </a:xfrm>
                    <a:prstGeom prst="rect">
                      <a:avLst/>
                    </a:prstGeom>
                    <a:noFill/>
                    <a:ln>
                      <a:noFill/>
                    </a:ln>
                  </pic:spPr>
                </pic:pic>
              </a:graphicData>
            </a:graphic>
          </wp:inline>
        </w:drawing>
      </w:r>
      <w:r w:rsidRPr="00970BE6">
        <w:rPr>
          <w:color w:val="000000" w:themeColor="text1"/>
          <w:sz w:val="28"/>
          <w:szCs w:val="28"/>
          <w:vertAlign w:val="subscript"/>
          <w:lang w:val="uk-UA"/>
        </w:rPr>
        <w:fldChar w:fldCharType="end"/>
      </w:r>
      <w:r w:rsidRPr="00970BE6">
        <w:rPr>
          <w:color w:val="000000" w:themeColor="text1"/>
          <w:sz w:val="28"/>
          <w:szCs w:val="28"/>
          <w:lang w:val="uk-UA"/>
        </w:rPr>
        <w:t> - повна собівартість одиниці продукції, грн.</w:t>
      </w:r>
    </w:p>
    <w:p w14:paraId="55D0F5C1" w14:textId="4FA30361" w:rsidR="00F43476" w:rsidRPr="00970BE6" w:rsidRDefault="00A4026A" w:rsidP="00D60357">
      <w:pPr>
        <w:spacing w:line="360" w:lineRule="auto"/>
        <w:ind w:firstLine="709"/>
        <w:jc w:val="center"/>
        <w:rPr>
          <w:color w:val="000000" w:themeColor="text1"/>
          <w:sz w:val="28"/>
          <w:szCs w:val="28"/>
          <w:lang w:val="en-US"/>
        </w:rPr>
      </w:pPr>
      <m:oMath>
        <m:r>
          <w:rPr>
            <w:rFonts w:ascii="Cambria Math" w:hAnsi="Cambria Math"/>
            <w:color w:val="000000" w:themeColor="text1"/>
            <w:sz w:val="32"/>
            <w:szCs w:val="32"/>
            <w:lang w:val="en-US"/>
          </w:rPr>
          <m:t xml:space="preserve">H= </m:t>
        </m:r>
        <m:f>
          <m:fPr>
            <m:ctrlPr>
              <w:rPr>
                <w:rFonts w:ascii="Cambria Math" w:hAnsi="Cambria Math"/>
                <w:i/>
                <w:color w:val="000000" w:themeColor="text1"/>
                <w:sz w:val="32"/>
                <w:szCs w:val="32"/>
                <w:lang w:val="en-US"/>
              </w:rPr>
            </m:ctrlPr>
          </m:fPr>
          <m:num>
            <m:r>
              <w:rPr>
                <w:rFonts w:ascii="Cambria Math" w:hAnsi="Cambria Math"/>
                <w:color w:val="000000" w:themeColor="text1"/>
                <w:sz w:val="32"/>
                <w:szCs w:val="32"/>
                <w:lang w:val="en-US"/>
              </w:rPr>
              <m:t>p</m:t>
            </m:r>
          </m:num>
          <m:den>
            <m:r>
              <w:rPr>
                <w:rFonts w:ascii="Cambria Math" w:hAnsi="Cambria Math"/>
                <w:color w:val="000000" w:themeColor="text1"/>
                <w:sz w:val="32"/>
                <w:szCs w:val="32"/>
                <w:lang w:val="en-US"/>
              </w:rPr>
              <m:t xml:space="preserve">χ × </m:t>
            </m:r>
            <m:r>
              <w:rPr>
                <w:rFonts w:ascii="Cambria Math" w:hAnsi="Cambria Math"/>
                <w:color w:val="000000" w:themeColor="text1"/>
                <w:sz w:val="32"/>
                <w:szCs w:val="32"/>
                <w:lang w:val="uk-UA"/>
              </w:rPr>
              <m:t>сп</m:t>
            </m:r>
          </m:den>
        </m:f>
      </m:oMath>
      <w:r w:rsidRPr="00970BE6">
        <w:rPr>
          <w:color w:val="000000" w:themeColor="text1"/>
          <w:sz w:val="32"/>
          <w:szCs w:val="32"/>
          <w:lang w:val="en-US"/>
        </w:rPr>
        <w:t xml:space="preserve">  </w:t>
      </w:r>
      <w:proofErr w:type="gramStart"/>
      <w:r w:rsidRPr="00970BE6">
        <w:rPr>
          <w:color w:val="000000" w:themeColor="text1"/>
          <w:sz w:val="28"/>
          <w:szCs w:val="28"/>
          <w:lang w:val="en-US"/>
        </w:rPr>
        <w:t>,</w:t>
      </w:r>
      <w:r w:rsidR="00F43476" w:rsidRPr="00970BE6">
        <w:rPr>
          <w:color w:val="000000" w:themeColor="text1"/>
          <w:sz w:val="28"/>
          <w:szCs w:val="28"/>
          <w:lang w:val="uk-UA"/>
        </w:rPr>
        <w:t> </w:t>
      </w:r>
      <w:r w:rsidR="00340B59" w:rsidRPr="00970BE6">
        <w:rPr>
          <w:color w:val="000000" w:themeColor="text1"/>
          <w:sz w:val="28"/>
          <w:szCs w:val="28"/>
          <w:lang w:val="uk-UA"/>
        </w:rPr>
        <w:t xml:space="preserve">  </w:t>
      </w:r>
      <w:proofErr w:type="gramEnd"/>
      <w:r w:rsidR="00340B59" w:rsidRPr="00970BE6">
        <w:rPr>
          <w:color w:val="000000" w:themeColor="text1"/>
          <w:sz w:val="28"/>
          <w:szCs w:val="28"/>
          <w:lang w:val="uk-UA"/>
        </w:rPr>
        <w:t xml:space="preserve">    </w:t>
      </w:r>
      <w:r w:rsidR="002C104A" w:rsidRPr="00970BE6">
        <w:rPr>
          <w:color w:val="000000" w:themeColor="text1"/>
          <w:sz w:val="28"/>
          <w:szCs w:val="28"/>
          <w:lang w:val="uk-UA"/>
        </w:rPr>
        <w:t xml:space="preserve">    </w:t>
      </w:r>
      <w:r w:rsidR="00340B59" w:rsidRPr="00970BE6">
        <w:rPr>
          <w:color w:val="000000" w:themeColor="text1"/>
          <w:sz w:val="28"/>
          <w:szCs w:val="28"/>
          <w:lang w:val="uk-UA"/>
        </w:rPr>
        <w:t xml:space="preserve">        (1.</w:t>
      </w:r>
      <w:r w:rsidR="0006640B" w:rsidRPr="00970BE6">
        <w:rPr>
          <w:color w:val="000000" w:themeColor="text1"/>
          <w:sz w:val="28"/>
          <w:szCs w:val="28"/>
          <w:lang w:val="uk-UA"/>
        </w:rPr>
        <w:t>4</w:t>
      </w:r>
      <w:r w:rsidR="00340B59" w:rsidRPr="00970BE6">
        <w:rPr>
          <w:color w:val="000000" w:themeColor="text1"/>
          <w:sz w:val="28"/>
          <w:szCs w:val="28"/>
          <w:lang w:val="uk-UA"/>
        </w:rPr>
        <w:t>.8)</w:t>
      </w:r>
      <w:r w:rsidR="000330E3" w:rsidRPr="00970BE6">
        <w:rPr>
          <w:color w:val="000000" w:themeColor="text1"/>
          <w:sz w:val="28"/>
          <w:szCs w:val="28"/>
          <w:lang w:val="en-US"/>
        </w:rPr>
        <w:t>[</w:t>
      </w:r>
      <w:r w:rsidR="00D460C0">
        <w:rPr>
          <w:color w:val="000000" w:themeColor="text1"/>
          <w:sz w:val="28"/>
          <w:szCs w:val="28"/>
          <w:lang w:val="en-US"/>
        </w:rPr>
        <w:t>5</w:t>
      </w:r>
      <w:r w:rsidR="000330E3" w:rsidRPr="00970BE6">
        <w:rPr>
          <w:color w:val="000000" w:themeColor="text1"/>
          <w:sz w:val="28"/>
          <w:szCs w:val="28"/>
          <w:lang w:val="en-US"/>
        </w:rPr>
        <w:t>]</w:t>
      </w:r>
    </w:p>
    <w:p w14:paraId="5C9AF568" w14:textId="77777777" w:rsidR="00F43476" w:rsidRPr="00970BE6" w:rsidRDefault="00F43476" w:rsidP="00F43476">
      <w:pPr>
        <w:pStyle w:val="ListParagraph"/>
        <w:ind w:left="420"/>
        <w:jc w:val="both"/>
        <w:rPr>
          <w:rFonts w:ascii="Times New Roman" w:hAnsi="Times New Roman" w:cs="Times New Roman"/>
          <w:b/>
          <w:bCs/>
          <w:color w:val="000000" w:themeColor="text1"/>
          <w:sz w:val="28"/>
          <w:lang w:val="en-US"/>
        </w:rPr>
      </w:pPr>
    </w:p>
    <w:p w14:paraId="71C361E7" w14:textId="0F14F281" w:rsidR="00B60DC2" w:rsidRPr="00970BE6" w:rsidRDefault="00B60DC2" w:rsidP="00115647">
      <w:pPr>
        <w:ind w:left="284"/>
        <w:jc w:val="center"/>
        <w:rPr>
          <w:b/>
          <w:bCs/>
          <w:color w:val="000000" w:themeColor="text1"/>
          <w:sz w:val="28"/>
        </w:rPr>
      </w:pPr>
    </w:p>
    <w:p w14:paraId="31A7EE98" w14:textId="12790BBF" w:rsidR="00B60DC2" w:rsidRPr="00970BE6" w:rsidRDefault="00B60DC2" w:rsidP="00115647">
      <w:pPr>
        <w:ind w:left="284"/>
        <w:jc w:val="center"/>
        <w:rPr>
          <w:b/>
          <w:bCs/>
          <w:color w:val="000000" w:themeColor="text1"/>
          <w:sz w:val="28"/>
        </w:rPr>
      </w:pPr>
    </w:p>
    <w:p w14:paraId="48C45FA6" w14:textId="3096452A" w:rsidR="00B60DC2" w:rsidRPr="00970BE6" w:rsidRDefault="00B60DC2" w:rsidP="00115647">
      <w:pPr>
        <w:ind w:left="284"/>
        <w:jc w:val="center"/>
        <w:rPr>
          <w:b/>
          <w:bCs/>
          <w:color w:val="000000" w:themeColor="text1"/>
          <w:sz w:val="28"/>
        </w:rPr>
      </w:pPr>
    </w:p>
    <w:p w14:paraId="0FE81847" w14:textId="317D811C" w:rsidR="00B60DC2" w:rsidRPr="00970BE6" w:rsidRDefault="00B60DC2" w:rsidP="00115647">
      <w:pPr>
        <w:rPr>
          <w:b/>
          <w:bCs/>
          <w:color w:val="000000" w:themeColor="text1"/>
          <w:sz w:val="28"/>
        </w:rPr>
      </w:pPr>
      <w:r w:rsidRPr="00970BE6">
        <w:rPr>
          <w:b/>
          <w:bCs/>
          <w:color w:val="000000" w:themeColor="text1"/>
          <w:sz w:val="28"/>
        </w:rPr>
        <w:br w:type="page"/>
      </w:r>
    </w:p>
    <w:p w14:paraId="5F2C397B" w14:textId="0110096E" w:rsidR="0049740B" w:rsidRPr="00970BE6" w:rsidRDefault="0049740B" w:rsidP="006824AA">
      <w:pPr>
        <w:spacing w:line="360" w:lineRule="auto"/>
        <w:ind w:left="284"/>
        <w:jc w:val="both"/>
        <w:outlineLvl w:val="0"/>
        <w:rPr>
          <w:b/>
          <w:bCs/>
          <w:color w:val="000000" w:themeColor="text1"/>
          <w:sz w:val="28"/>
          <w:lang w:val="uk-UA"/>
        </w:rPr>
      </w:pPr>
      <w:bookmarkStart w:id="6" w:name="_Toc130335611"/>
      <w:r w:rsidRPr="00970BE6">
        <w:rPr>
          <w:b/>
          <w:bCs/>
          <w:color w:val="000000" w:themeColor="text1"/>
          <w:sz w:val="28"/>
          <w:lang w:val="uk-UA"/>
        </w:rPr>
        <w:lastRenderedPageBreak/>
        <w:t xml:space="preserve">РОЗДІЛ 2. ДОСЛІДЖЕННЯ </w:t>
      </w:r>
      <w:r w:rsidR="005734B4">
        <w:rPr>
          <w:b/>
          <w:bCs/>
          <w:color w:val="000000" w:themeColor="text1"/>
          <w:sz w:val="28"/>
          <w:lang w:val="uk-UA"/>
        </w:rPr>
        <w:t>ПОЛІТИКИ ЦІНОУТВОРЕННЯ ДЛЯ</w:t>
      </w:r>
      <w:r w:rsidRPr="00970BE6">
        <w:rPr>
          <w:b/>
          <w:bCs/>
          <w:color w:val="000000" w:themeColor="text1"/>
          <w:sz w:val="28"/>
          <w:lang w:val="uk-UA"/>
        </w:rPr>
        <w:t xml:space="preserve"> ПРОДУКЦІЇ ПІДПРИЄМСТВА </w:t>
      </w:r>
      <w:r w:rsidR="00512767">
        <w:rPr>
          <w:b/>
          <w:bCs/>
          <w:color w:val="000000" w:themeColor="text1"/>
          <w:sz w:val="28"/>
          <w:lang w:val="uk-UA"/>
        </w:rPr>
        <w:t>ТОВ</w:t>
      </w:r>
      <w:r w:rsidRPr="00970BE6">
        <w:rPr>
          <w:b/>
          <w:bCs/>
          <w:color w:val="000000" w:themeColor="text1"/>
          <w:sz w:val="28"/>
          <w:lang w:val="uk-UA"/>
        </w:rPr>
        <w:t xml:space="preserve"> «</w:t>
      </w:r>
      <w:r w:rsidR="00512767">
        <w:rPr>
          <w:b/>
          <w:bCs/>
          <w:color w:val="000000" w:themeColor="text1"/>
          <w:sz w:val="28"/>
          <w:lang w:val="uk-UA"/>
        </w:rPr>
        <w:t>КИЇВХЛІБ</w:t>
      </w:r>
      <w:r w:rsidRPr="00970BE6">
        <w:rPr>
          <w:b/>
          <w:bCs/>
          <w:color w:val="000000" w:themeColor="text1"/>
          <w:sz w:val="28"/>
          <w:lang w:val="uk-UA"/>
        </w:rPr>
        <w:t>»</w:t>
      </w:r>
      <w:bookmarkEnd w:id="6"/>
    </w:p>
    <w:p w14:paraId="36CED215" w14:textId="375E5156" w:rsidR="0049740B" w:rsidRPr="00970BE6" w:rsidRDefault="0049740B" w:rsidP="00115647">
      <w:pPr>
        <w:rPr>
          <w:b/>
          <w:bCs/>
          <w:color w:val="000000" w:themeColor="text1"/>
          <w:sz w:val="28"/>
        </w:rPr>
      </w:pPr>
    </w:p>
    <w:p w14:paraId="386324B0" w14:textId="73CDBBD4" w:rsidR="0049740B" w:rsidRDefault="00E51AF7" w:rsidP="00DA49CA">
      <w:pPr>
        <w:spacing w:line="360" w:lineRule="auto"/>
        <w:ind w:left="284" w:firstLine="709"/>
        <w:jc w:val="both"/>
        <w:outlineLvl w:val="1"/>
        <w:rPr>
          <w:b/>
          <w:bCs/>
          <w:color w:val="000000" w:themeColor="text1"/>
          <w:sz w:val="28"/>
          <w:lang w:val="uk-UA"/>
        </w:rPr>
      </w:pPr>
      <w:bookmarkStart w:id="7" w:name="_Toc130335612"/>
      <w:r w:rsidRPr="00812ECE">
        <w:rPr>
          <w:b/>
          <w:bCs/>
          <w:color w:val="000000" w:themeColor="text1"/>
          <w:sz w:val="28"/>
          <w:lang w:val="uk-UA"/>
        </w:rPr>
        <w:t>2.1. Узагальнений огляд та аналіз діяльності підприємства</w:t>
      </w:r>
      <w:bookmarkEnd w:id="7"/>
    </w:p>
    <w:p w14:paraId="3FF3DF4A" w14:textId="77777777"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Товариство з обмеженою відповідальністю «ТОРГОВИЙ ДІМ «КИЇВХЛІБ» (далі по тексту скорочена назва ТОВ «ТД «КИЇВХЛІБ», «Товариство») було створено Учасниками Товариства з метою здійснення підприємницької діяльності та отримання прибутку, відповідно до законодавства України 09.03.2017, номер реєстраційного запису: 10711020000037730.</w:t>
      </w:r>
    </w:p>
    <w:p w14:paraId="09C9ED0F" w14:textId="77777777"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Адреса реєстрації Товариства: 04080, Україна, м. Київ, вулиця Костянтинівська, буд. 64.</w:t>
      </w:r>
    </w:p>
    <w:p w14:paraId="4285C533" w14:textId="2297FD64" w:rsidR="006E5C54" w:rsidRPr="006E5C54" w:rsidRDefault="006E5C54" w:rsidP="006E5C54">
      <w:pPr>
        <w:spacing w:line="360" w:lineRule="auto"/>
        <w:ind w:left="283" w:firstLine="709"/>
        <w:jc w:val="both"/>
        <w:rPr>
          <w:color w:val="000000" w:themeColor="text1"/>
          <w:sz w:val="28"/>
        </w:rPr>
      </w:pPr>
      <w:r w:rsidRPr="006E5C54">
        <w:rPr>
          <w:color w:val="000000" w:themeColor="text1"/>
          <w:sz w:val="28"/>
        </w:rPr>
        <w:t>Діяльність ТОВ «ТД «КИЇВХЛІБ» регулюється чинним законодавством України. Товариство з обмеженою відповідальності «ТОРГОВИЙ ДІМ»КИЇВХЛІБ» з 01.01.2021 року зареєстроване в реєстрі великих платників податків.</w:t>
      </w:r>
    </w:p>
    <w:p w14:paraId="7FCF534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ТОВ «ТД «КИЇВХЛІБ» здійснює свою діяльність за наступними видами діяльності за КВЕД:</w:t>
      </w:r>
    </w:p>
    <w:p w14:paraId="58F1FBBF"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46.36 Оптова торгівля цукром, шоколадом і кондитерськими виробами (основний); </w:t>
      </w:r>
    </w:p>
    <w:p w14:paraId="64A59101"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46.21 Оптова торгівля зерном, необробленим тютюном, насінням і кормами для тварин; </w:t>
      </w:r>
    </w:p>
    <w:p w14:paraId="515D2D15" w14:textId="77777777" w:rsidR="00217DD6" w:rsidRDefault="00217DD6" w:rsidP="00217DD6">
      <w:pPr>
        <w:spacing w:line="360" w:lineRule="auto"/>
        <w:ind w:left="283" w:firstLine="709"/>
        <w:jc w:val="both"/>
        <w:rPr>
          <w:color w:val="000000" w:themeColor="text1"/>
          <w:sz w:val="28"/>
        </w:rPr>
      </w:pPr>
      <w:r w:rsidRPr="00217DD6">
        <w:rPr>
          <w:color w:val="000000" w:themeColor="text1"/>
          <w:sz w:val="28"/>
        </w:rPr>
        <w:t xml:space="preserve">46.33 Оптова торгівля молочними продуктами, яйцями, харчовими оліями та жирами; </w:t>
      </w:r>
    </w:p>
    <w:p w14:paraId="5F438CFA" w14:textId="11434D16"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46.38 Оптова торгівля іншими продуктами харчування, у тому числі рибою,</w:t>
      </w:r>
      <w:r>
        <w:rPr>
          <w:color w:val="000000" w:themeColor="text1"/>
          <w:sz w:val="28"/>
          <w:lang w:val="uk-UA"/>
        </w:rPr>
        <w:t xml:space="preserve"> </w:t>
      </w:r>
      <w:r w:rsidRPr="00217DD6">
        <w:rPr>
          <w:color w:val="000000" w:themeColor="text1"/>
          <w:sz w:val="28"/>
        </w:rPr>
        <w:t>ракоподібними та молюсками;</w:t>
      </w:r>
    </w:p>
    <w:p w14:paraId="14362F9C" w14:textId="6C2BF56C" w:rsidR="00217DD6" w:rsidRPr="00217DD6" w:rsidRDefault="00217DD6" w:rsidP="0032623C">
      <w:pPr>
        <w:spacing w:line="360" w:lineRule="auto"/>
        <w:ind w:left="283" w:firstLine="709"/>
        <w:jc w:val="both"/>
        <w:rPr>
          <w:color w:val="000000" w:themeColor="text1"/>
          <w:sz w:val="28"/>
        </w:rPr>
      </w:pPr>
      <w:r w:rsidRPr="00217DD6">
        <w:rPr>
          <w:color w:val="000000" w:themeColor="text1"/>
          <w:sz w:val="28"/>
        </w:rPr>
        <w:t>46.39 Неспеціалізована оптова торгівля продуктами харчування, напоями та</w:t>
      </w:r>
      <w:r w:rsidR="0032623C">
        <w:rPr>
          <w:color w:val="000000" w:themeColor="text1"/>
          <w:sz w:val="28"/>
          <w:lang w:val="uk-UA"/>
        </w:rPr>
        <w:t xml:space="preserve"> </w:t>
      </w:r>
      <w:r w:rsidRPr="00217DD6">
        <w:rPr>
          <w:color w:val="000000" w:themeColor="text1"/>
          <w:sz w:val="28"/>
        </w:rPr>
        <w:t>тютюновими виробами;</w:t>
      </w:r>
    </w:p>
    <w:p w14:paraId="452F6E46" w14:textId="741F2C93" w:rsidR="00217DD6" w:rsidRPr="00217DD6" w:rsidRDefault="00217DD6" w:rsidP="0032623C">
      <w:pPr>
        <w:spacing w:line="360" w:lineRule="auto"/>
        <w:ind w:left="283" w:firstLine="709"/>
        <w:jc w:val="both"/>
        <w:rPr>
          <w:color w:val="000000" w:themeColor="text1"/>
          <w:sz w:val="28"/>
        </w:rPr>
      </w:pPr>
      <w:r w:rsidRPr="00217DD6">
        <w:rPr>
          <w:color w:val="000000" w:themeColor="text1"/>
          <w:sz w:val="28"/>
        </w:rPr>
        <w:t>47.11 Роздрібна торгівля в неспеціалізованих магазинах переважно продуктами</w:t>
      </w:r>
      <w:r w:rsidR="0032623C">
        <w:rPr>
          <w:color w:val="000000" w:themeColor="text1"/>
          <w:sz w:val="28"/>
          <w:lang w:val="uk-UA"/>
        </w:rPr>
        <w:t xml:space="preserve"> </w:t>
      </w:r>
      <w:r w:rsidRPr="00217DD6">
        <w:rPr>
          <w:color w:val="000000" w:themeColor="text1"/>
          <w:sz w:val="28"/>
        </w:rPr>
        <w:t>харчування, напоями та тютюновими виробами;</w:t>
      </w:r>
    </w:p>
    <w:p w14:paraId="535391B3" w14:textId="3C0AE05D" w:rsidR="00217DD6" w:rsidRPr="00217DD6" w:rsidRDefault="00217DD6" w:rsidP="002B2165">
      <w:pPr>
        <w:spacing w:line="360" w:lineRule="auto"/>
        <w:ind w:left="283" w:firstLine="709"/>
        <w:jc w:val="both"/>
        <w:rPr>
          <w:color w:val="000000" w:themeColor="text1"/>
          <w:sz w:val="28"/>
        </w:rPr>
      </w:pPr>
      <w:r w:rsidRPr="00217DD6">
        <w:rPr>
          <w:color w:val="000000" w:themeColor="text1"/>
          <w:sz w:val="28"/>
        </w:rPr>
        <w:lastRenderedPageBreak/>
        <w:t>47.24 Роздрібна торгівля хлібобулочними виробами, борошняними та цукровими</w:t>
      </w:r>
      <w:r w:rsidR="002B2165">
        <w:rPr>
          <w:color w:val="000000" w:themeColor="text1"/>
          <w:sz w:val="28"/>
          <w:lang w:val="uk-UA"/>
        </w:rPr>
        <w:t xml:space="preserve"> </w:t>
      </w:r>
      <w:r w:rsidRPr="00217DD6">
        <w:rPr>
          <w:color w:val="000000" w:themeColor="text1"/>
          <w:sz w:val="28"/>
        </w:rPr>
        <w:t>кондитерськими виробами в спеціалізованих магазинах;</w:t>
      </w:r>
    </w:p>
    <w:p w14:paraId="4809737E"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47.25 Роздрібна торгівля напоями в спеціалізованих магазинах;</w:t>
      </w:r>
    </w:p>
    <w:p w14:paraId="2DA07F18"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47.29 Роздрібна торгівля іншими продуктами харчування в спеціалізованих магазинах; 52.29 Інша допоміжна діяльність у сфері транспорту;</w:t>
      </w:r>
    </w:p>
    <w:p w14:paraId="013878C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68.20 Надання в оренду й експлуатацію власного чи орендованого нерухомого майна; 45.20 Технічне обслуговування та ремонт автотранспортних засобів;</w:t>
      </w:r>
    </w:p>
    <w:p w14:paraId="6E7E9248"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46.90 Неспеціалізована оптова торгівля;</w:t>
      </w:r>
    </w:p>
    <w:p w14:paraId="08BEB72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49.41 Вантажний автомобільний транспорт;</w:t>
      </w:r>
    </w:p>
    <w:p w14:paraId="17849D26" w14:textId="27BAA32C"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63.11</w:t>
      </w:r>
      <w:r w:rsidR="00D87B95">
        <w:rPr>
          <w:color w:val="000000" w:themeColor="text1"/>
          <w:sz w:val="28"/>
          <w:lang w:val="uk-UA"/>
        </w:rPr>
        <w:t xml:space="preserve"> </w:t>
      </w:r>
      <w:r w:rsidRPr="00217DD6">
        <w:rPr>
          <w:color w:val="000000" w:themeColor="text1"/>
          <w:sz w:val="28"/>
        </w:rPr>
        <w:t>Оброблення даних, розміщення інформації на веб-вузлах і пов'язана з ними діяльність;</w:t>
      </w:r>
    </w:p>
    <w:p w14:paraId="558D6FB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73.11 Рекламні агентства;</w:t>
      </w:r>
    </w:p>
    <w:p w14:paraId="2E032F5F"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73.20 Дослідження кон'юнктури ринку та виявлення громадської думки;</w:t>
      </w:r>
    </w:p>
    <w:p w14:paraId="4B3D2754"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77.11 Надання в оренду автомобілів і легкових автотранспортних засобів;</w:t>
      </w:r>
    </w:p>
    <w:p w14:paraId="041A96DD"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77.12 Надання в оренду вантажних автомобілів;</w:t>
      </w:r>
    </w:p>
    <w:p w14:paraId="0B1A4B7E"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77.39 Надання в оренду інших машин, устаткування та товарів, н.в.і.у.;</w:t>
      </w:r>
    </w:p>
    <w:p w14:paraId="3E2F9036" w14:textId="4240C232" w:rsidR="00217DD6" w:rsidRPr="00217DD6" w:rsidRDefault="00217DD6" w:rsidP="00684E9F">
      <w:pPr>
        <w:spacing w:line="360" w:lineRule="auto"/>
        <w:ind w:left="283" w:firstLine="709"/>
        <w:jc w:val="both"/>
        <w:rPr>
          <w:color w:val="000000" w:themeColor="text1"/>
          <w:sz w:val="28"/>
        </w:rPr>
      </w:pPr>
      <w:r w:rsidRPr="00217DD6">
        <w:rPr>
          <w:color w:val="000000" w:themeColor="text1"/>
          <w:sz w:val="28"/>
        </w:rPr>
        <w:t>47.91 Роздрібна торгівля, що здійснюється фірмами поштового замовлення або через</w:t>
      </w:r>
      <w:r w:rsidR="00684E9F">
        <w:rPr>
          <w:color w:val="000000" w:themeColor="text1"/>
          <w:sz w:val="28"/>
          <w:lang w:val="uk-UA"/>
        </w:rPr>
        <w:t xml:space="preserve"> </w:t>
      </w:r>
      <w:r w:rsidRPr="00217DD6">
        <w:rPr>
          <w:color w:val="000000" w:themeColor="text1"/>
          <w:sz w:val="28"/>
        </w:rPr>
        <w:t>мережу Інтернет;</w:t>
      </w:r>
    </w:p>
    <w:p w14:paraId="41BC46DA"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53.20 Інша поштова та кур'єрська діяльність</w:t>
      </w:r>
    </w:p>
    <w:p w14:paraId="6EF6EDDD" w14:textId="77777777" w:rsidR="00217DD6" w:rsidRPr="00217DD6" w:rsidRDefault="00217DD6" w:rsidP="00217DD6">
      <w:pPr>
        <w:spacing w:line="360" w:lineRule="auto"/>
        <w:ind w:left="283" w:firstLine="709"/>
        <w:jc w:val="both"/>
        <w:rPr>
          <w:color w:val="000000" w:themeColor="text1"/>
          <w:sz w:val="28"/>
        </w:rPr>
      </w:pPr>
      <w:r w:rsidRPr="00217DD6">
        <w:rPr>
          <w:color w:val="000000" w:themeColor="text1"/>
          <w:sz w:val="28"/>
        </w:rPr>
        <w:t>У відповідності із Статутом Предметом діяльності Товариства є:</w:t>
      </w:r>
    </w:p>
    <w:p w14:paraId="0EE37990" w14:textId="4235615F"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хліба та хлібобулочних виробів, виробництво борошняних кондитерських</w:t>
      </w:r>
      <w:r w:rsidR="00684E9F" w:rsidRPr="008119AE">
        <w:rPr>
          <w:rFonts w:ascii="Times New Roman" w:hAnsi="Times New Roman" w:cs="Times New Roman"/>
          <w:color w:val="000000" w:themeColor="text1"/>
          <w:sz w:val="28"/>
        </w:rPr>
        <w:t xml:space="preserve"> </w:t>
      </w:r>
      <w:r w:rsidRPr="008119AE">
        <w:rPr>
          <w:rFonts w:ascii="Times New Roman" w:hAnsi="Times New Roman" w:cs="Times New Roman"/>
          <w:color w:val="000000" w:themeColor="text1"/>
          <w:sz w:val="28"/>
        </w:rPr>
        <w:t>виробів, тортів і тістечок нетривалого зберігання;</w:t>
      </w:r>
    </w:p>
    <w:p w14:paraId="7645B579" w14:textId="6DEB7E2E"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сухарів і сухого печива, виробництво борошняних кондитерських</w:t>
      </w:r>
      <w:r w:rsidR="00684E9F" w:rsidRPr="008119AE">
        <w:rPr>
          <w:rFonts w:ascii="Times New Roman" w:hAnsi="Times New Roman" w:cs="Times New Roman"/>
          <w:color w:val="000000" w:themeColor="text1"/>
          <w:sz w:val="28"/>
        </w:rPr>
        <w:t xml:space="preserve"> </w:t>
      </w:r>
      <w:r w:rsidRPr="008119AE">
        <w:rPr>
          <w:rFonts w:ascii="Times New Roman" w:hAnsi="Times New Roman" w:cs="Times New Roman"/>
          <w:color w:val="000000" w:themeColor="text1"/>
          <w:sz w:val="28"/>
        </w:rPr>
        <w:t>виробів;</w:t>
      </w:r>
    </w:p>
    <w:p w14:paraId="6B4FD7FE" w14:textId="2FA0E15D"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виробництво макаронних виробів і подібних борошняних виробів;</w:t>
      </w:r>
    </w:p>
    <w:p w14:paraId="711E20FC" w14:textId="4B8C2E83"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оптова торгівля зерном, необробленим тютюном, насінням і кормами тварин;</w:t>
      </w:r>
    </w:p>
    <w:p w14:paraId="2BE44B2D" w14:textId="5BE13D57"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lastRenderedPageBreak/>
        <w:t>оптова торгівля цукром, шоколадом і кондитерськими виробами;</w:t>
      </w:r>
    </w:p>
    <w:p w14:paraId="70560307" w14:textId="6AFB2611" w:rsidR="00613002"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 xml:space="preserve">роздрібна торгівля хлібобулочними виробами в спеціалізованих магазинах; </w:t>
      </w:r>
    </w:p>
    <w:p w14:paraId="6503AB8C" w14:textId="19C160E5" w:rsidR="002B1C9C" w:rsidRPr="008119AE" w:rsidRDefault="002B1C9C"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р</w:t>
      </w:r>
      <w:r w:rsidR="00217DD6" w:rsidRPr="008119AE">
        <w:rPr>
          <w:rFonts w:ascii="Times New Roman" w:hAnsi="Times New Roman" w:cs="Times New Roman"/>
          <w:color w:val="000000" w:themeColor="text1"/>
          <w:sz w:val="28"/>
        </w:rPr>
        <w:t>оздрібна торгівля хлібобулочними виробами, борошняними та цукровими</w:t>
      </w:r>
      <w:r w:rsidRPr="008119AE">
        <w:rPr>
          <w:rFonts w:ascii="Times New Roman" w:hAnsi="Times New Roman" w:cs="Times New Roman"/>
          <w:color w:val="000000" w:themeColor="text1"/>
          <w:sz w:val="28"/>
        </w:rPr>
        <w:t xml:space="preserve"> </w:t>
      </w:r>
      <w:r w:rsidR="00217DD6" w:rsidRPr="008119AE">
        <w:rPr>
          <w:rFonts w:ascii="Times New Roman" w:hAnsi="Times New Roman" w:cs="Times New Roman"/>
          <w:color w:val="000000" w:themeColor="text1"/>
          <w:sz w:val="28"/>
        </w:rPr>
        <w:t xml:space="preserve">кондитерськими виробами в спеціалізованих магазинах; </w:t>
      </w:r>
    </w:p>
    <w:p w14:paraId="4BD6D25B" w14:textId="15028937"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 xml:space="preserve">виробнича </w:t>
      </w:r>
      <w:proofErr w:type="spellStart"/>
      <w:r w:rsidRPr="008119AE">
        <w:rPr>
          <w:rFonts w:ascii="Times New Roman" w:hAnsi="Times New Roman" w:cs="Times New Roman"/>
          <w:color w:val="000000" w:themeColor="text1"/>
          <w:sz w:val="28"/>
        </w:rPr>
        <w:t>інвестиційна</w:t>
      </w:r>
      <w:proofErr w:type="spellEnd"/>
      <w:r w:rsidRPr="008119AE">
        <w:rPr>
          <w:rFonts w:ascii="Times New Roman" w:hAnsi="Times New Roman" w:cs="Times New Roman"/>
          <w:color w:val="000000" w:themeColor="text1"/>
          <w:sz w:val="28"/>
        </w:rPr>
        <w:t xml:space="preserve"> діяльність;</w:t>
      </w:r>
    </w:p>
    <w:p w14:paraId="0B50D5E3" w14:textId="240F87C1" w:rsidR="00217DD6" w:rsidRPr="008119AE" w:rsidRDefault="00217DD6" w:rsidP="008119AE">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торговельно- посередницька діяльність;</w:t>
      </w:r>
    </w:p>
    <w:p w14:paraId="4B712B95" w14:textId="0EA82C99" w:rsidR="00F36EBF" w:rsidRPr="00AB74A4" w:rsidRDefault="00217DD6" w:rsidP="00F36EBF">
      <w:pPr>
        <w:pStyle w:val="ListParagraph"/>
        <w:numPr>
          <w:ilvl w:val="0"/>
          <w:numId w:val="8"/>
        </w:numPr>
        <w:spacing w:line="360" w:lineRule="auto"/>
        <w:ind w:left="283" w:firstLine="709"/>
        <w:jc w:val="both"/>
        <w:rPr>
          <w:rFonts w:ascii="Times New Roman" w:hAnsi="Times New Roman" w:cs="Times New Roman"/>
          <w:color w:val="000000" w:themeColor="text1"/>
          <w:sz w:val="28"/>
        </w:rPr>
      </w:pPr>
      <w:r w:rsidRPr="008119AE">
        <w:rPr>
          <w:rFonts w:ascii="Times New Roman" w:hAnsi="Times New Roman" w:cs="Times New Roman"/>
          <w:color w:val="000000" w:themeColor="text1"/>
          <w:sz w:val="28"/>
        </w:rPr>
        <w:t>інші види діяльності;</w:t>
      </w:r>
      <w:r w:rsidR="003C636F">
        <w:rPr>
          <w:rFonts w:ascii="Times New Roman" w:hAnsi="Times New Roman" w:cs="Times New Roman"/>
          <w:color w:val="000000" w:themeColor="text1"/>
          <w:sz w:val="28"/>
        </w:rPr>
        <w:t>[</w:t>
      </w:r>
      <w:r w:rsidR="006642FD">
        <w:rPr>
          <w:rFonts w:ascii="Times New Roman" w:hAnsi="Times New Roman" w:cs="Times New Roman"/>
          <w:color w:val="000000" w:themeColor="text1"/>
          <w:sz w:val="28"/>
          <w:lang w:val="en-US"/>
        </w:rPr>
        <w:t>6</w:t>
      </w:r>
      <w:r w:rsidR="003C636F">
        <w:rPr>
          <w:rFonts w:ascii="Times New Roman" w:hAnsi="Times New Roman" w:cs="Times New Roman"/>
          <w:color w:val="000000" w:themeColor="text1"/>
          <w:sz w:val="28"/>
          <w:lang w:val="en-US"/>
        </w:rPr>
        <w:t>]</w:t>
      </w:r>
    </w:p>
    <w:p w14:paraId="64C3B149" w14:textId="4257C248" w:rsidR="00AB74A4" w:rsidRDefault="00AB74A4" w:rsidP="00AB74A4">
      <w:pPr>
        <w:spacing w:line="360" w:lineRule="auto"/>
        <w:ind w:left="720"/>
        <w:jc w:val="both"/>
        <w:rPr>
          <w:color w:val="000000" w:themeColor="text1"/>
          <w:sz w:val="28"/>
          <w:lang w:val="uk-UA"/>
        </w:rPr>
      </w:pPr>
      <w:r>
        <w:rPr>
          <w:color w:val="000000" w:themeColor="text1"/>
          <w:sz w:val="28"/>
          <w:lang w:val="uk-UA"/>
        </w:rPr>
        <w:t>Розглянемо основних учасників ринку хліба та хлібобулочних виробів України станом на 2020-й рік</w:t>
      </w:r>
      <w:r w:rsidR="00EB3CCE">
        <w:rPr>
          <w:color w:val="000000" w:themeColor="text1"/>
          <w:sz w:val="28"/>
          <w:lang w:val="uk-UA"/>
        </w:rPr>
        <w:t xml:space="preserve"> в Таблиці 2.1.1.</w:t>
      </w:r>
    </w:p>
    <w:tbl>
      <w:tblPr>
        <w:tblStyle w:val="TableGrid0"/>
        <w:tblW w:w="9880" w:type="dxa"/>
        <w:tblInd w:w="-5" w:type="dxa"/>
        <w:tblLook w:val="04A0" w:firstRow="1" w:lastRow="0" w:firstColumn="1" w:lastColumn="0" w:noHBand="0" w:noVBand="1"/>
      </w:tblPr>
      <w:tblGrid>
        <w:gridCol w:w="2969"/>
        <w:gridCol w:w="3429"/>
        <w:gridCol w:w="3482"/>
      </w:tblGrid>
      <w:tr w:rsidR="00EB3CCE" w14:paraId="7D409317" w14:textId="77777777" w:rsidTr="00782143">
        <w:trPr>
          <w:trHeight w:val="532"/>
        </w:trPr>
        <w:tc>
          <w:tcPr>
            <w:tcW w:w="2969" w:type="dxa"/>
            <w:vAlign w:val="center"/>
          </w:tcPr>
          <w:p w14:paraId="206AFB32" w14:textId="081E5113" w:rsidR="00EB3CCE" w:rsidRDefault="00EB3CCE" w:rsidP="00782143">
            <w:pPr>
              <w:spacing w:line="360" w:lineRule="auto"/>
              <w:rPr>
                <w:color w:val="000000" w:themeColor="text1"/>
                <w:sz w:val="28"/>
                <w:lang w:val="uk-UA"/>
              </w:rPr>
            </w:pPr>
            <w:r>
              <w:rPr>
                <w:color w:val="000000" w:themeColor="text1"/>
                <w:sz w:val="28"/>
                <w:lang w:val="uk-UA"/>
              </w:rPr>
              <w:t>Ланцюг постачання</w:t>
            </w:r>
          </w:p>
        </w:tc>
        <w:tc>
          <w:tcPr>
            <w:tcW w:w="3429" w:type="dxa"/>
            <w:vAlign w:val="center"/>
          </w:tcPr>
          <w:p w14:paraId="43336104" w14:textId="46A2E4EA" w:rsidR="00EB3CCE" w:rsidRDefault="00EB3CCE" w:rsidP="00782143">
            <w:pPr>
              <w:spacing w:line="360" w:lineRule="auto"/>
              <w:rPr>
                <w:color w:val="000000" w:themeColor="text1"/>
                <w:sz w:val="28"/>
                <w:lang w:val="uk-UA"/>
              </w:rPr>
            </w:pPr>
            <w:r>
              <w:rPr>
                <w:color w:val="000000" w:themeColor="text1"/>
                <w:sz w:val="28"/>
                <w:lang w:val="uk-UA"/>
              </w:rPr>
              <w:t>Кількість учасників</w:t>
            </w:r>
          </w:p>
        </w:tc>
        <w:tc>
          <w:tcPr>
            <w:tcW w:w="3482" w:type="dxa"/>
            <w:vAlign w:val="center"/>
          </w:tcPr>
          <w:p w14:paraId="251DA49B" w14:textId="47269B55" w:rsidR="00EB3CCE" w:rsidRDefault="00EB3CCE" w:rsidP="00782143">
            <w:pPr>
              <w:spacing w:line="360" w:lineRule="auto"/>
              <w:rPr>
                <w:color w:val="000000" w:themeColor="text1"/>
                <w:sz w:val="28"/>
                <w:lang w:val="uk-UA"/>
              </w:rPr>
            </w:pPr>
            <w:r>
              <w:rPr>
                <w:color w:val="000000" w:themeColor="text1"/>
                <w:sz w:val="28"/>
                <w:lang w:val="uk-UA"/>
              </w:rPr>
              <w:t>Основні гравці</w:t>
            </w:r>
          </w:p>
        </w:tc>
      </w:tr>
      <w:tr w:rsidR="00EB3CCE" w14:paraId="353EE2ED" w14:textId="77777777" w:rsidTr="00782143">
        <w:trPr>
          <w:trHeight w:val="1587"/>
        </w:trPr>
        <w:tc>
          <w:tcPr>
            <w:tcW w:w="2969" w:type="dxa"/>
            <w:vAlign w:val="center"/>
          </w:tcPr>
          <w:p w14:paraId="3157CFD1" w14:textId="0A371B90" w:rsidR="00EB3CCE" w:rsidRDefault="00782143" w:rsidP="00782143">
            <w:pPr>
              <w:spacing w:line="360" w:lineRule="auto"/>
              <w:rPr>
                <w:color w:val="000000" w:themeColor="text1"/>
                <w:sz w:val="28"/>
                <w:lang w:val="uk-UA"/>
              </w:rPr>
            </w:pPr>
            <w:r>
              <w:rPr>
                <w:color w:val="000000" w:themeColor="text1"/>
                <w:sz w:val="28"/>
                <w:lang w:val="uk-UA"/>
              </w:rPr>
              <w:t>Виробництво</w:t>
            </w:r>
          </w:p>
        </w:tc>
        <w:tc>
          <w:tcPr>
            <w:tcW w:w="3429" w:type="dxa"/>
            <w:vAlign w:val="center"/>
          </w:tcPr>
          <w:p w14:paraId="10CC6583" w14:textId="5058C7A3" w:rsidR="00EB3CCE" w:rsidRDefault="00782143" w:rsidP="00782143">
            <w:pPr>
              <w:rPr>
                <w:color w:val="000000" w:themeColor="text1"/>
                <w:sz w:val="28"/>
                <w:lang w:val="uk-UA"/>
              </w:rPr>
            </w:pPr>
            <w:r>
              <w:rPr>
                <w:color w:val="000000" w:themeColor="text1"/>
                <w:sz w:val="28"/>
                <w:lang w:val="uk-UA"/>
              </w:rPr>
              <w:t>Більше 100 хлібозаводів та понад 400 міні-пекарень</w:t>
            </w:r>
          </w:p>
        </w:tc>
        <w:tc>
          <w:tcPr>
            <w:tcW w:w="3482" w:type="dxa"/>
            <w:vAlign w:val="center"/>
          </w:tcPr>
          <w:p w14:paraId="0C5F0B3D" w14:textId="0A53B6CB" w:rsidR="00EB3CCE" w:rsidRDefault="00782143" w:rsidP="00782143">
            <w:pPr>
              <w:rPr>
                <w:color w:val="000000" w:themeColor="text1"/>
                <w:sz w:val="28"/>
                <w:lang w:val="uk-UA"/>
              </w:rPr>
            </w:pPr>
            <w:r w:rsidRPr="00782143">
              <w:rPr>
                <w:color w:val="000000" w:themeColor="text1"/>
                <w:sz w:val="28"/>
                <w:lang w:val="uk-UA"/>
              </w:rPr>
              <w:t>ПАТ «</w:t>
            </w:r>
            <w:proofErr w:type="spellStart"/>
            <w:r w:rsidRPr="00782143">
              <w:rPr>
                <w:color w:val="000000" w:themeColor="text1"/>
                <w:sz w:val="28"/>
                <w:lang w:val="uk-UA"/>
              </w:rPr>
              <w:t>Київхліб</w:t>
            </w:r>
            <w:proofErr w:type="spellEnd"/>
            <w:r w:rsidRPr="00782143">
              <w:rPr>
                <w:color w:val="000000" w:themeColor="text1"/>
                <w:sz w:val="28"/>
                <w:lang w:val="uk-UA"/>
              </w:rPr>
              <w:t xml:space="preserve">», ТОВ «ХК «Хлібні </w:t>
            </w:r>
            <w:proofErr w:type="spellStart"/>
            <w:r w:rsidRPr="00782143">
              <w:rPr>
                <w:color w:val="000000" w:themeColor="text1"/>
                <w:sz w:val="28"/>
                <w:lang w:val="uk-UA"/>
              </w:rPr>
              <w:t>інвестиціі</w:t>
            </w:r>
            <w:proofErr w:type="spellEnd"/>
            <w:r w:rsidRPr="00782143">
              <w:rPr>
                <w:color w:val="000000" w:themeColor="text1"/>
                <w:sz w:val="28"/>
                <w:lang w:val="uk-UA"/>
              </w:rPr>
              <w:t>̈»,</w:t>
            </w:r>
            <w:r>
              <w:rPr>
                <w:color w:val="000000" w:themeColor="text1"/>
                <w:sz w:val="28"/>
                <w:lang w:val="uk-UA"/>
              </w:rPr>
              <w:t xml:space="preserve"> </w:t>
            </w:r>
            <w:r w:rsidRPr="00782143">
              <w:rPr>
                <w:color w:val="000000" w:themeColor="text1"/>
                <w:sz w:val="28"/>
                <w:lang w:val="uk-UA"/>
              </w:rPr>
              <w:t>ПрАТ «Концерн</w:t>
            </w:r>
            <w:r>
              <w:rPr>
                <w:color w:val="000000" w:themeColor="text1"/>
                <w:sz w:val="28"/>
                <w:lang w:val="uk-UA"/>
              </w:rPr>
              <w:t xml:space="preserve"> </w:t>
            </w:r>
            <w:r w:rsidRPr="00782143">
              <w:rPr>
                <w:color w:val="000000" w:themeColor="text1"/>
                <w:sz w:val="28"/>
                <w:lang w:val="uk-UA"/>
              </w:rPr>
              <w:t>«</w:t>
            </w:r>
            <w:proofErr w:type="spellStart"/>
            <w:r w:rsidRPr="00782143">
              <w:rPr>
                <w:color w:val="000000" w:themeColor="text1"/>
                <w:sz w:val="28"/>
                <w:lang w:val="uk-UA"/>
              </w:rPr>
              <w:t>Хлібпром</w:t>
            </w:r>
            <w:proofErr w:type="spellEnd"/>
            <w:r w:rsidRPr="00782143">
              <w:rPr>
                <w:color w:val="000000" w:themeColor="text1"/>
                <w:sz w:val="28"/>
                <w:lang w:val="uk-UA"/>
              </w:rPr>
              <w:t>», ТОВ</w:t>
            </w:r>
            <w:r>
              <w:rPr>
                <w:color w:val="000000" w:themeColor="text1"/>
                <w:sz w:val="28"/>
                <w:lang w:val="uk-UA"/>
              </w:rPr>
              <w:t xml:space="preserve"> </w:t>
            </w:r>
            <w:r w:rsidRPr="00782143">
              <w:rPr>
                <w:color w:val="000000" w:themeColor="text1"/>
                <w:sz w:val="28"/>
                <w:lang w:val="uk-UA"/>
              </w:rPr>
              <w:t>«Хлібокомбінат</w:t>
            </w:r>
            <w:r>
              <w:rPr>
                <w:color w:val="000000" w:themeColor="text1"/>
                <w:sz w:val="28"/>
                <w:lang w:val="uk-UA"/>
              </w:rPr>
              <w:t xml:space="preserve"> </w:t>
            </w:r>
            <w:r w:rsidRPr="00782143">
              <w:rPr>
                <w:color w:val="000000" w:themeColor="text1"/>
                <w:sz w:val="28"/>
                <w:lang w:val="uk-UA"/>
              </w:rPr>
              <w:t>«</w:t>
            </w:r>
            <w:proofErr w:type="spellStart"/>
            <w:r w:rsidRPr="00782143">
              <w:rPr>
                <w:color w:val="000000" w:themeColor="text1"/>
                <w:sz w:val="28"/>
                <w:lang w:val="uk-UA"/>
              </w:rPr>
              <w:t>Куліничі</w:t>
            </w:r>
            <w:proofErr w:type="spellEnd"/>
            <w:r w:rsidRPr="00782143">
              <w:rPr>
                <w:color w:val="000000" w:themeColor="text1"/>
                <w:sz w:val="28"/>
                <w:lang w:val="uk-UA"/>
              </w:rPr>
              <w:t>»,</w:t>
            </w:r>
            <w:r>
              <w:rPr>
                <w:color w:val="000000" w:themeColor="text1"/>
                <w:sz w:val="28"/>
                <w:lang w:val="uk-UA"/>
              </w:rPr>
              <w:t xml:space="preserve"> </w:t>
            </w:r>
            <w:r w:rsidRPr="00782143">
              <w:rPr>
                <w:color w:val="000000" w:themeColor="text1"/>
                <w:sz w:val="28"/>
                <w:lang w:val="uk-UA"/>
              </w:rPr>
              <w:t>ГК «Формула смаку», ГК «Хлібодар»</w:t>
            </w:r>
          </w:p>
        </w:tc>
      </w:tr>
      <w:tr w:rsidR="00EB3CCE" w14:paraId="0DE7174B" w14:textId="77777777" w:rsidTr="00782143">
        <w:trPr>
          <w:trHeight w:val="521"/>
        </w:trPr>
        <w:tc>
          <w:tcPr>
            <w:tcW w:w="2969" w:type="dxa"/>
            <w:vAlign w:val="center"/>
          </w:tcPr>
          <w:p w14:paraId="489467AD" w14:textId="5F3A69E5" w:rsidR="00EB3CCE" w:rsidRDefault="00782143" w:rsidP="00782143">
            <w:pPr>
              <w:spacing w:line="360" w:lineRule="auto"/>
              <w:rPr>
                <w:color w:val="000000" w:themeColor="text1"/>
                <w:sz w:val="28"/>
                <w:lang w:val="uk-UA"/>
              </w:rPr>
            </w:pPr>
            <w:r>
              <w:rPr>
                <w:color w:val="000000" w:themeColor="text1"/>
                <w:sz w:val="28"/>
                <w:lang w:val="uk-UA"/>
              </w:rPr>
              <w:t>Оптова торгівля</w:t>
            </w:r>
          </w:p>
        </w:tc>
        <w:tc>
          <w:tcPr>
            <w:tcW w:w="3429" w:type="dxa"/>
            <w:vAlign w:val="center"/>
          </w:tcPr>
          <w:p w14:paraId="005A3FED" w14:textId="0DB29664" w:rsidR="00EB3CCE" w:rsidRDefault="00782143" w:rsidP="00782143">
            <w:pPr>
              <w:spacing w:line="360" w:lineRule="auto"/>
              <w:rPr>
                <w:color w:val="000000" w:themeColor="text1"/>
                <w:sz w:val="28"/>
                <w:lang w:val="uk-UA"/>
              </w:rPr>
            </w:pPr>
            <w:r>
              <w:rPr>
                <w:color w:val="000000" w:themeColor="text1"/>
                <w:sz w:val="28"/>
                <w:lang w:val="uk-UA"/>
              </w:rPr>
              <w:t>Більше 100 учасників</w:t>
            </w:r>
          </w:p>
        </w:tc>
        <w:tc>
          <w:tcPr>
            <w:tcW w:w="3482" w:type="dxa"/>
            <w:vAlign w:val="center"/>
          </w:tcPr>
          <w:p w14:paraId="15578E31" w14:textId="77777777" w:rsidR="00782143" w:rsidRPr="00782143" w:rsidRDefault="00782143" w:rsidP="00782143">
            <w:pPr>
              <w:rPr>
                <w:color w:val="000000" w:themeColor="text1"/>
                <w:sz w:val="28"/>
                <w:lang w:val="uk-UA"/>
              </w:rPr>
            </w:pPr>
            <w:r w:rsidRPr="00782143">
              <w:rPr>
                <w:color w:val="000000" w:themeColor="text1"/>
                <w:sz w:val="28"/>
                <w:lang w:val="uk-UA"/>
              </w:rPr>
              <w:t>ТОВ «Август-</w:t>
            </w:r>
            <w:proofErr w:type="spellStart"/>
            <w:r w:rsidRPr="00782143">
              <w:rPr>
                <w:color w:val="000000" w:themeColor="text1"/>
                <w:sz w:val="28"/>
                <w:lang w:val="uk-UA"/>
              </w:rPr>
              <w:t>Кии</w:t>
            </w:r>
            <w:proofErr w:type="spellEnd"/>
            <w:r w:rsidRPr="00782143">
              <w:rPr>
                <w:color w:val="000000" w:themeColor="text1"/>
                <w:sz w:val="28"/>
                <w:lang w:val="uk-UA"/>
              </w:rPr>
              <w:t>̆», ТОВ «Афіна-Груп», ТОВ «Тема-Б», ТОВ ТД «</w:t>
            </w:r>
            <w:proofErr w:type="spellStart"/>
            <w:r w:rsidRPr="00782143">
              <w:rPr>
                <w:color w:val="000000" w:themeColor="text1"/>
                <w:sz w:val="28"/>
                <w:lang w:val="uk-UA"/>
              </w:rPr>
              <w:t>Гекта</w:t>
            </w:r>
            <w:proofErr w:type="spellEnd"/>
            <w:r w:rsidRPr="00782143">
              <w:rPr>
                <w:color w:val="000000" w:themeColor="text1"/>
                <w:sz w:val="28"/>
                <w:lang w:val="uk-UA"/>
              </w:rPr>
              <w:t>»,</w:t>
            </w:r>
          </w:p>
          <w:p w14:paraId="2153260A" w14:textId="5AF6BD26" w:rsidR="00EB3CCE" w:rsidRDefault="00782143" w:rsidP="00782143">
            <w:pPr>
              <w:rPr>
                <w:color w:val="000000" w:themeColor="text1"/>
                <w:sz w:val="28"/>
                <w:lang w:val="uk-UA"/>
              </w:rPr>
            </w:pPr>
            <w:r w:rsidRPr="00782143">
              <w:rPr>
                <w:color w:val="000000" w:themeColor="text1"/>
                <w:sz w:val="28"/>
                <w:lang w:val="uk-UA"/>
              </w:rPr>
              <w:t>ТОВ «Альта-</w:t>
            </w:r>
            <w:proofErr w:type="spellStart"/>
            <w:r w:rsidRPr="00782143">
              <w:rPr>
                <w:color w:val="000000" w:themeColor="text1"/>
                <w:sz w:val="28"/>
                <w:lang w:val="uk-UA"/>
              </w:rPr>
              <w:t>Віста</w:t>
            </w:r>
            <w:proofErr w:type="spellEnd"/>
            <w:r w:rsidRPr="00782143">
              <w:rPr>
                <w:color w:val="000000" w:themeColor="text1"/>
                <w:sz w:val="28"/>
                <w:lang w:val="uk-UA"/>
              </w:rPr>
              <w:t>»</w:t>
            </w:r>
          </w:p>
        </w:tc>
      </w:tr>
      <w:tr w:rsidR="00782143" w14:paraId="60168695" w14:textId="77777777" w:rsidTr="00782143">
        <w:trPr>
          <w:trHeight w:val="532"/>
        </w:trPr>
        <w:tc>
          <w:tcPr>
            <w:tcW w:w="2969" w:type="dxa"/>
            <w:vAlign w:val="center"/>
          </w:tcPr>
          <w:p w14:paraId="757548F2" w14:textId="604F7BFC" w:rsidR="00782143" w:rsidRDefault="00782143" w:rsidP="00782143">
            <w:pPr>
              <w:spacing w:line="360" w:lineRule="auto"/>
              <w:rPr>
                <w:color w:val="000000" w:themeColor="text1"/>
                <w:sz w:val="28"/>
                <w:lang w:val="uk-UA"/>
              </w:rPr>
            </w:pPr>
            <w:r>
              <w:rPr>
                <w:color w:val="000000" w:themeColor="text1"/>
                <w:sz w:val="28"/>
                <w:lang w:val="uk-UA"/>
              </w:rPr>
              <w:t>Роздрібна торгівля</w:t>
            </w:r>
          </w:p>
        </w:tc>
        <w:tc>
          <w:tcPr>
            <w:tcW w:w="6911" w:type="dxa"/>
            <w:gridSpan w:val="2"/>
            <w:vAlign w:val="center"/>
          </w:tcPr>
          <w:p w14:paraId="53AE483F" w14:textId="66209BBD" w:rsidR="00782143" w:rsidRDefault="00782143" w:rsidP="00782143">
            <w:pPr>
              <w:spacing w:line="360" w:lineRule="auto"/>
              <w:rPr>
                <w:color w:val="000000" w:themeColor="text1"/>
                <w:sz w:val="28"/>
                <w:lang w:val="uk-UA"/>
              </w:rPr>
            </w:pPr>
            <w:r w:rsidRPr="00782143">
              <w:rPr>
                <w:color w:val="000000" w:themeColor="text1"/>
                <w:sz w:val="28"/>
                <w:lang w:val="uk-UA"/>
              </w:rPr>
              <w:t xml:space="preserve">Торговельні мережі, супермаркети, магазини, </w:t>
            </w:r>
            <w:proofErr w:type="spellStart"/>
            <w:r w:rsidRPr="00782143">
              <w:rPr>
                <w:color w:val="000000" w:themeColor="text1"/>
                <w:sz w:val="28"/>
                <w:lang w:val="uk-UA"/>
              </w:rPr>
              <w:t>МАФи</w:t>
            </w:r>
            <w:proofErr w:type="spellEnd"/>
            <w:r w:rsidRPr="00782143">
              <w:rPr>
                <w:color w:val="000000" w:themeColor="text1"/>
                <w:sz w:val="28"/>
                <w:lang w:val="uk-UA"/>
              </w:rPr>
              <w:t>, продовольчі ринки</w:t>
            </w:r>
          </w:p>
        </w:tc>
      </w:tr>
      <w:tr w:rsidR="00782143" w14:paraId="1B8FBF56" w14:textId="77777777" w:rsidTr="00782143">
        <w:trPr>
          <w:trHeight w:val="521"/>
        </w:trPr>
        <w:tc>
          <w:tcPr>
            <w:tcW w:w="2969" w:type="dxa"/>
            <w:vAlign w:val="center"/>
          </w:tcPr>
          <w:p w14:paraId="5B35D8F8" w14:textId="49F90ED2" w:rsidR="00782143" w:rsidRDefault="00782143" w:rsidP="00782143">
            <w:pPr>
              <w:spacing w:line="360" w:lineRule="auto"/>
              <w:rPr>
                <w:color w:val="000000" w:themeColor="text1"/>
                <w:sz w:val="28"/>
                <w:lang w:val="uk-UA"/>
              </w:rPr>
            </w:pPr>
            <w:r>
              <w:rPr>
                <w:color w:val="000000" w:themeColor="text1"/>
                <w:sz w:val="28"/>
                <w:lang w:val="uk-UA"/>
              </w:rPr>
              <w:t>Кінцеві споживачі</w:t>
            </w:r>
          </w:p>
        </w:tc>
        <w:tc>
          <w:tcPr>
            <w:tcW w:w="6911" w:type="dxa"/>
            <w:gridSpan w:val="2"/>
            <w:vAlign w:val="center"/>
          </w:tcPr>
          <w:p w14:paraId="718BCEF7" w14:textId="76FE3D02" w:rsidR="00782143" w:rsidRDefault="00782143" w:rsidP="00782143">
            <w:pPr>
              <w:spacing w:line="360" w:lineRule="auto"/>
              <w:rPr>
                <w:color w:val="000000" w:themeColor="text1"/>
                <w:sz w:val="28"/>
                <w:lang w:val="uk-UA"/>
              </w:rPr>
            </w:pPr>
            <w:r>
              <w:rPr>
                <w:color w:val="000000" w:themeColor="text1"/>
                <w:sz w:val="28"/>
                <w:lang w:val="uk-UA"/>
              </w:rPr>
              <w:t>Населення України</w:t>
            </w:r>
          </w:p>
        </w:tc>
      </w:tr>
    </w:tbl>
    <w:p w14:paraId="3BC51D3F" w14:textId="77777777" w:rsidR="00EB3CCE" w:rsidRPr="00AB74A4" w:rsidRDefault="00EB3CCE" w:rsidP="00AB74A4">
      <w:pPr>
        <w:spacing w:line="360" w:lineRule="auto"/>
        <w:ind w:left="720"/>
        <w:jc w:val="both"/>
        <w:rPr>
          <w:color w:val="000000" w:themeColor="text1"/>
          <w:sz w:val="28"/>
          <w:lang w:val="uk-UA"/>
        </w:rPr>
      </w:pPr>
    </w:p>
    <w:p w14:paraId="5210AC2C" w14:textId="0BAA355D" w:rsidR="0047437D" w:rsidRDefault="005D2185" w:rsidP="0047437D">
      <w:pPr>
        <w:spacing w:line="360" w:lineRule="auto"/>
        <w:ind w:left="283" w:firstLine="709"/>
        <w:jc w:val="both"/>
        <w:rPr>
          <w:color w:val="000000" w:themeColor="text1"/>
          <w:sz w:val="28"/>
          <w:lang w:val="uk-UA"/>
        </w:rPr>
      </w:pPr>
      <w:r w:rsidRPr="005D2185">
        <w:rPr>
          <w:color w:val="000000" w:themeColor="text1"/>
          <w:sz w:val="28"/>
          <w:lang w:val="uk-UA"/>
        </w:rPr>
        <w:t xml:space="preserve">Проаналізуємо </w:t>
      </w:r>
      <w:r w:rsidR="009D4B65" w:rsidRPr="005D2185">
        <w:rPr>
          <w:color w:val="000000" w:themeColor="text1"/>
          <w:sz w:val="28"/>
          <w:lang w:val="uk-UA"/>
        </w:rPr>
        <w:t>конкурентоспроможність</w:t>
      </w:r>
      <w:r w:rsidRPr="005D2185">
        <w:rPr>
          <w:color w:val="000000" w:themeColor="text1"/>
          <w:sz w:val="28"/>
          <w:lang w:val="uk-UA"/>
        </w:rPr>
        <w:t xml:space="preserve"> компанії ТОВ «Київхліб» відносно всеукраїнського ринку хлібопекарських виробів.</w:t>
      </w:r>
      <w:r w:rsidR="0047437D">
        <w:rPr>
          <w:color w:val="000000" w:themeColor="text1"/>
          <w:sz w:val="28"/>
          <w:lang w:val="uk-UA"/>
        </w:rPr>
        <w:t xml:space="preserve"> </w:t>
      </w:r>
    </w:p>
    <w:p w14:paraId="1DFA0706" w14:textId="47864DF9" w:rsidR="0047437D" w:rsidRDefault="00FA3913" w:rsidP="009A07CF">
      <w:pPr>
        <w:spacing w:line="360" w:lineRule="auto"/>
        <w:jc w:val="both"/>
        <w:rPr>
          <w:color w:val="000000" w:themeColor="text1"/>
          <w:sz w:val="28"/>
        </w:rPr>
      </w:pPr>
      <w:r w:rsidRPr="00FA3913">
        <w:rPr>
          <w:noProof/>
          <w:color w:val="000000" w:themeColor="text1"/>
          <w:sz w:val="28"/>
        </w:rPr>
        <w:lastRenderedPageBreak/>
        <w:drawing>
          <wp:inline distT="0" distB="0" distL="0" distR="0" wp14:anchorId="066A2074" wp14:editId="6034FAE7">
            <wp:extent cx="6120130" cy="3725545"/>
            <wp:effectExtent l="12700" t="12700" r="13970" b="825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2"/>
                    <a:stretch>
                      <a:fillRect/>
                    </a:stretch>
                  </pic:blipFill>
                  <pic:spPr>
                    <a:xfrm>
                      <a:off x="0" y="0"/>
                      <a:ext cx="6120130" cy="3725545"/>
                    </a:xfrm>
                    <a:prstGeom prst="rect">
                      <a:avLst/>
                    </a:prstGeom>
                    <a:ln>
                      <a:solidFill>
                        <a:schemeClr val="tx1"/>
                      </a:solidFill>
                    </a:ln>
                  </pic:spPr>
                </pic:pic>
              </a:graphicData>
            </a:graphic>
          </wp:inline>
        </w:drawing>
      </w:r>
    </w:p>
    <w:p w14:paraId="6DBF61F8" w14:textId="2C1FF41F" w:rsidR="00DF2217" w:rsidRDefault="00265359" w:rsidP="00A3479A">
      <w:pPr>
        <w:spacing w:line="360" w:lineRule="auto"/>
        <w:ind w:left="283" w:firstLine="709"/>
        <w:jc w:val="both"/>
        <w:rPr>
          <w:color w:val="000000" w:themeColor="text1"/>
          <w:sz w:val="28"/>
          <w:lang w:val="uk-UA"/>
        </w:rPr>
      </w:pPr>
      <w:r>
        <w:rPr>
          <w:color w:val="000000" w:themeColor="text1"/>
          <w:sz w:val="28"/>
          <w:lang w:val="uk-UA"/>
        </w:rPr>
        <w:t>Рисунок 2.1.1. – Частка ринку виробників хліба в Україні</w:t>
      </w:r>
      <w:r w:rsidR="004C4F0C">
        <w:rPr>
          <w:color w:val="000000" w:themeColor="text1"/>
          <w:sz w:val="28"/>
          <w:lang w:val="uk-UA"/>
        </w:rPr>
        <w:t xml:space="preserve"> станом на 2018 рік.</w:t>
      </w:r>
    </w:p>
    <w:p w14:paraId="502F9135" w14:textId="60E51EC1" w:rsidR="0047437D" w:rsidRDefault="009A07CF" w:rsidP="0047437D">
      <w:pPr>
        <w:spacing w:line="360" w:lineRule="auto"/>
        <w:ind w:left="283" w:firstLine="709"/>
        <w:jc w:val="both"/>
        <w:rPr>
          <w:color w:val="000000" w:themeColor="text1"/>
          <w:sz w:val="28"/>
          <w:lang w:val="uk-UA"/>
        </w:rPr>
      </w:pPr>
      <w:r>
        <w:rPr>
          <w:color w:val="000000" w:themeColor="text1"/>
          <w:sz w:val="28"/>
          <w:lang w:val="uk-UA"/>
        </w:rPr>
        <w:t>Як ми можем</w:t>
      </w:r>
      <w:r w:rsidR="00A3479A">
        <w:rPr>
          <w:color w:val="000000" w:themeColor="text1"/>
          <w:sz w:val="28"/>
          <w:lang w:val="uk-UA"/>
        </w:rPr>
        <w:t>ы</w:t>
      </w:r>
      <w:r>
        <w:rPr>
          <w:color w:val="000000" w:themeColor="text1"/>
          <w:sz w:val="28"/>
          <w:lang w:val="uk-UA"/>
        </w:rPr>
        <w:t>о побачити</w:t>
      </w:r>
      <w:r w:rsidR="00645BFB">
        <w:rPr>
          <w:color w:val="000000" w:themeColor="text1"/>
          <w:sz w:val="28"/>
          <w:lang w:val="uk-UA"/>
        </w:rPr>
        <w:t xml:space="preserve"> на Рисунку 2.1.1.</w:t>
      </w:r>
      <w:r>
        <w:rPr>
          <w:color w:val="000000" w:themeColor="text1"/>
          <w:sz w:val="28"/>
          <w:lang w:val="uk-UA"/>
        </w:rPr>
        <w:t xml:space="preserve">, ТОВ «Київхліб» має </w:t>
      </w:r>
      <w:r w:rsidR="006938C4">
        <w:rPr>
          <w:color w:val="000000" w:themeColor="text1"/>
          <w:sz w:val="28"/>
          <w:lang w:val="uk-UA"/>
        </w:rPr>
        <w:t>14,8</w:t>
      </w:r>
      <w:r>
        <w:rPr>
          <w:color w:val="000000" w:themeColor="text1"/>
          <w:sz w:val="28"/>
          <w:lang w:val="uk-UA"/>
        </w:rPr>
        <w:t xml:space="preserve">% від </w:t>
      </w:r>
      <w:r w:rsidR="009D4B65">
        <w:rPr>
          <w:color w:val="000000" w:themeColor="text1"/>
          <w:sz w:val="28"/>
          <w:lang w:val="uk-UA"/>
        </w:rPr>
        <w:t>всеукраїнського</w:t>
      </w:r>
      <w:r>
        <w:rPr>
          <w:color w:val="000000" w:themeColor="text1"/>
          <w:sz w:val="28"/>
          <w:lang w:val="uk-UA"/>
        </w:rPr>
        <w:t xml:space="preserve"> ринку хлібопекарської продукції.</w:t>
      </w:r>
      <w:r w:rsidR="009D4B65">
        <w:rPr>
          <w:color w:val="000000" w:themeColor="text1"/>
          <w:sz w:val="28"/>
          <w:lang w:val="uk-UA"/>
        </w:rPr>
        <w:t xml:space="preserve"> Це свідчить про </w:t>
      </w:r>
      <w:r w:rsidR="00532D32">
        <w:rPr>
          <w:color w:val="000000" w:themeColor="text1"/>
          <w:sz w:val="28"/>
          <w:lang w:val="uk-UA"/>
        </w:rPr>
        <w:t>помірну</w:t>
      </w:r>
      <w:r w:rsidR="00785EE0">
        <w:rPr>
          <w:color w:val="000000" w:themeColor="text1"/>
          <w:sz w:val="28"/>
          <w:lang w:val="uk-UA"/>
        </w:rPr>
        <w:t xml:space="preserve"> конкурентоспроможність серед всеукраїнських хлібопекарських компаній. На цей показник можуть впливати багато різноманітних факторів, </w:t>
      </w:r>
      <w:r w:rsidR="000B09C5">
        <w:rPr>
          <w:color w:val="000000" w:themeColor="text1"/>
          <w:sz w:val="28"/>
          <w:lang w:val="uk-UA"/>
        </w:rPr>
        <w:t>особливо – факторів ціноутворення. Оскільки менша ціна на продукцію та вища її якість позитивно впливають на репутацію підприємства та його продукції серед споживачів.</w:t>
      </w:r>
    </w:p>
    <w:p w14:paraId="299E04D0" w14:textId="26A1885F" w:rsidR="002B12AA" w:rsidRDefault="002B12AA" w:rsidP="0047437D">
      <w:pPr>
        <w:spacing w:line="360" w:lineRule="auto"/>
        <w:ind w:left="283" w:firstLine="709"/>
        <w:jc w:val="both"/>
        <w:rPr>
          <w:color w:val="000000" w:themeColor="text1"/>
          <w:sz w:val="28"/>
          <w:lang w:val="uk-UA"/>
        </w:rPr>
      </w:pPr>
      <w:r>
        <w:rPr>
          <w:color w:val="000000" w:themeColor="text1"/>
          <w:sz w:val="28"/>
          <w:lang w:val="uk-UA"/>
        </w:rPr>
        <w:t>Тепер розглянемо більш локальний ринок</w:t>
      </w:r>
      <w:r w:rsidR="004540B0">
        <w:rPr>
          <w:color w:val="000000" w:themeColor="text1"/>
          <w:sz w:val="28"/>
          <w:lang w:val="uk-UA"/>
        </w:rPr>
        <w:t xml:space="preserve"> хлібопекарських компаній</w:t>
      </w:r>
      <w:r>
        <w:rPr>
          <w:color w:val="000000" w:themeColor="text1"/>
          <w:sz w:val="28"/>
          <w:lang w:val="uk-UA"/>
        </w:rPr>
        <w:t xml:space="preserve"> м</w:t>
      </w:r>
      <w:r w:rsidR="004540B0">
        <w:rPr>
          <w:color w:val="000000" w:themeColor="text1"/>
          <w:sz w:val="28"/>
          <w:lang w:val="uk-UA"/>
        </w:rPr>
        <w:t>іста</w:t>
      </w:r>
      <w:r>
        <w:rPr>
          <w:color w:val="000000" w:themeColor="text1"/>
          <w:sz w:val="28"/>
          <w:lang w:val="uk-UA"/>
        </w:rPr>
        <w:t xml:space="preserve"> Київ.</w:t>
      </w:r>
    </w:p>
    <w:p w14:paraId="1DF9755D" w14:textId="672590A8" w:rsidR="00DB3F64" w:rsidRPr="009A07CF" w:rsidRDefault="00DB3F64" w:rsidP="00DB3F64">
      <w:pPr>
        <w:spacing w:line="360" w:lineRule="auto"/>
        <w:jc w:val="both"/>
        <w:rPr>
          <w:color w:val="000000" w:themeColor="text1"/>
          <w:sz w:val="28"/>
          <w:lang w:val="uk-UA"/>
        </w:rPr>
      </w:pPr>
      <w:r>
        <w:rPr>
          <w:noProof/>
          <w:color w:val="000000" w:themeColor="text1"/>
          <w:sz w:val="28"/>
          <w:lang w:val="uk-UA"/>
        </w:rPr>
        <w:lastRenderedPageBreak/>
        <w:drawing>
          <wp:inline distT="0" distB="0" distL="0" distR="0" wp14:anchorId="272B6B07" wp14:editId="3F3C2007">
            <wp:extent cx="6120130" cy="3760470"/>
            <wp:effectExtent l="12700" t="12700" r="13970" b="1143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760470"/>
                    </a:xfrm>
                    <a:prstGeom prst="rect">
                      <a:avLst/>
                    </a:prstGeom>
                    <a:ln>
                      <a:solidFill>
                        <a:schemeClr val="tx1"/>
                      </a:solidFill>
                    </a:ln>
                  </pic:spPr>
                </pic:pic>
              </a:graphicData>
            </a:graphic>
          </wp:inline>
        </w:drawing>
      </w:r>
    </w:p>
    <w:p w14:paraId="74ABEF48" w14:textId="77777777" w:rsidR="005B3659" w:rsidRDefault="00181F9D" w:rsidP="00181F9D">
      <w:pPr>
        <w:spacing w:line="360" w:lineRule="auto"/>
        <w:ind w:left="283" w:firstLine="709"/>
        <w:jc w:val="both"/>
        <w:rPr>
          <w:color w:val="000000" w:themeColor="text1"/>
          <w:sz w:val="28"/>
          <w:lang w:val="uk-UA"/>
        </w:rPr>
      </w:pPr>
      <w:r>
        <w:rPr>
          <w:color w:val="000000" w:themeColor="text1"/>
          <w:sz w:val="28"/>
          <w:lang w:val="uk-UA"/>
        </w:rPr>
        <w:t>Рисунок 2.1.2. – Частка ринку виробників хліба в м. Києві</w:t>
      </w:r>
      <w:r w:rsidR="001D0ADC">
        <w:rPr>
          <w:color w:val="000000" w:themeColor="text1"/>
          <w:sz w:val="28"/>
          <w:lang w:val="uk-UA"/>
        </w:rPr>
        <w:t>.</w:t>
      </w:r>
    </w:p>
    <w:p w14:paraId="3EB0A839" w14:textId="77777777" w:rsidR="00DC4E62" w:rsidRDefault="005B3659" w:rsidP="005B07EC">
      <w:pPr>
        <w:spacing w:line="360" w:lineRule="auto"/>
        <w:ind w:left="283" w:firstLine="709"/>
        <w:jc w:val="both"/>
        <w:rPr>
          <w:color w:val="000000" w:themeColor="text1"/>
          <w:sz w:val="28"/>
          <w:lang w:val="uk-UA"/>
        </w:rPr>
      </w:pPr>
      <w:r>
        <w:rPr>
          <w:color w:val="000000" w:themeColor="text1"/>
          <w:sz w:val="28"/>
          <w:lang w:val="uk-UA"/>
        </w:rPr>
        <w:t xml:space="preserve">Дана діаграма свідчить про </w:t>
      </w:r>
      <w:r w:rsidR="008B5B0E">
        <w:rPr>
          <w:color w:val="000000" w:themeColor="text1"/>
          <w:sz w:val="28"/>
          <w:lang w:val="uk-UA"/>
        </w:rPr>
        <w:t xml:space="preserve">високу </w:t>
      </w:r>
      <w:proofErr w:type="spellStart"/>
      <w:r w:rsidR="008B5B0E">
        <w:rPr>
          <w:color w:val="000000" w:themeColor="text1"/>
          <w:sz w:val="28"/>
          <w:lang w:val="uk-UA"/>
        </w:rPr>
        <w:t>конкурентноспроможність</w:t>
      </w:r>
      <w:proofErr w:type="spellEnd"/>
      <w:r w:rsidR="008B5B0E">
        <w:rPr>
          <w:color w:val="000000" w:themeColor="text1"/>
          <w:sz w:val="28"/>
          <w:lang w:val="uk-UA"/>
        </w:rPr>
        <w:t xml:space="preserve"> підприємства ТОВ «Київхліб», </w:t>
      </w:r>
      <w:r w:rsidR="00BE15A1">
        <w:rPr>
          <w:color w:val="000000" w:themeColor="text1"/>
          <w:sz w:val="28"/>
          <w:lang w:val="uk-UA"/>
        </w:rPr>
        <w:t xml:space="preserve">що може випливати з декількох основних </w:t>
      </w:r>
      <w:r w:rsidR="005B07EC">
        <w:rPr>
          <w:color w:val="000000" w:themeColor="text1"/>
          <w:sz w:val="28"/>
          <w:lang w:val="uk-UA"/>
        </w:rPr>
        <w:t>факторів</w:t>
      </w:r>
      <w:r w:rsidR="00DC4E62">
        <w:rPr>
          <w:color w:val="000000" w:themeColor="text1"/>
          <w:sz w:val="28"/>
          <w:lang w:val="uk-UA"/>
        </w:rPr>
        <w:t xml:space="preserve">, таких як </w:t>
      </w:r>
      <w:r w:rsidR="005B07EC">
        <w:rPr>
          <w:color w:val="000000" w:themeColor="text1"/>
          <w:sz w:val="28"/>
          <w:lang w:val="uk-UA"/>
        </w:rPr>
        <w:t>висока якість продукції – якщо виробництво виготовляє продукцію високої якості, або якості вищої, аніж у конкурентів, тоді лояльність споживачів збільшується</w:t>
      </w:r>
    </w:p>
    <w:p w14:paraId="6C6EC4B8" w14:textId="2F9B8C0A" w:rsidR="005D2185" w:rsidRDefault="00DC4E62" w:rsidP="00EE7328">
      <w:pPr>
        <w:spacing w:line="360" w:lineRule="auto"/>
        <w:ind w:left="283" w:firstLine="709"/>
        <w:jc w:val="both"/>
        <w:rPr>
          <w:color w:val="000000" w:themeColor="text1"/>
          <w:sz w:val="28"/>
          <w:lang w:val="uk-UA"/>
        </w:rPr>
      </w:pPr>
      <w:r>
        <w:rPr>
          <w:color w:val="000000" w:themeColor="text1"/>
          <w:sz w:val="28"/>
          <w:lang w:val="uk-UA"/>
        </w:rPr>
        <w:t>Ще одним фактором може бути ефективний маркетинг, що збільшує ринок збуту для підприємства, частково забираючи клієнтів у інших конкурентів.</w:t>
      </w:r>
      <w:r w:rsidR="00F36EBF" w:rsidRPr="005D2185">
        <w:rPr>
          <w:color w:val="000000" w:themeColor="text1"/>
          <w:sz w:val="28"/>
        </w:rPr>
        <w:br w:type="page"/>
      </w:r>
    </w:p>
    <w:p w14:paraId="203C37DF" w14:textId="77777777" w:rsidR="005D2185" w:rsidRPr="005D2185" w:rsidRDefault="005D2185">
      <w:pPr>
        <w:rPr>
          <w:rFonts w:eastAsiaTheme="minorHAnsi"/>
          <w:color w:val="000000" w:themeColor="text1"/>
          <w:sz w:val="28"/>
          <w:lang w:val="uk-UA" w:eastAsia="en-US"/>
        </w:rPr>
      </w:pPr>
    </w:p>
    <w:p w14:paraId="5D5D098B" w14:textId="03F9AE33" w:rsidR="006E5C54" w:rsidRPr="007B54CD" w:rsidRDefault="007B54CD" w:rsidP="00506EB4">
      <w:pPr>
        <w:spacing w:line="360" w:lineRule="auto"/>
        <w:ind w:left="284"/>
        <w:outlineLvl w:val="1"/>
        <w:rPr>
          <w:b/>
          <w:bCs/>
          <w:color w:val="000000" w:themeColor="text1"/>
          <w:sz w:val="28"/>
          <w:lang w:val="uk-UA"/>
        </w:rPr>
      </w:pPr>
      <w:bookmarkStart w:id="8" w:name="_Toc130335613"/>
      <w:r>
        <w:rPr>
          <w:b/>
          <w:bCs/>
          <w:color w:val="000000" w:themeColor="text1"/>
          <w:sz w:val="28"/>
          <w:lang w:val="uk-UA"/>
        </w:rPr>
        <w:t>2.2. Огляд економічних показників підприємства</w:t>
      </w:r>
      <w:bookmarkEnd w:id="8"/>
    </w:p>
    <w:p w14:paraId="0D8F7A9F" w14:textId="7F804FAF" w:rsidR="007D1C3D" w:rsidRDefault="00E532ED" w:rsidP="00907D3A">
      <w:pPr>
        <w:spacing w:line="360" w:lineRule="auto"/>
        <w:ind w:left="283" w:firstLine="709"/>
        <w:jc w:val="both"/>
        <w:rPr>
          <w:color w:val="000000" w:themeColor="text1"/>
          <w:sz w:val="28"/>
        </w:rPr>
      </w:pPr>
      <w:r w:rsidRPr="00E532ED">
        <w:rPr>
          <w:color w:val="000000" w:themeColor="text1"/>
          <w:sz w:val="28"/>
        </w:rPr>
        <w:t xml:space="preserve">За результатом господарської діяльності (Таблиця </w:t>
      </w:r>
      <w:r w:rsidR="005674F5">
        <w:rPr>
          <w:color w:val="000000" w:themeColor="text1"/>
          <w:sz w:val="28"/>
          <w:lang w:val="uk-UA"/>
        </w:rPr>
        <w:t>2.2.1.</w:t>
      </w:r>
      <w:r w:rsidRPr="00E532ED">
        <w:rPr>
          <w:color w:val="000000" w:themeColor="text1"/>
          <w:sz w:val="28"/>
        </w:rPr>
        <w:t>) у 2020 році Товариство отримало прибуток від операційної діяльності в розмірі 13 881 тис. грн., чистий фінансовий результат за результатами 2020 року склав 6 494 тис. грн.</w:t>
      </w:r>
    </w:p>
    <w:p w14:paraId="7D45DD82" w14:textId="23D55A5E" w:rsidR="007D1C3D" w:rsidRPr="007F0B6C" w:rsidRDefault="005D2A95" w:rsidP="00E532ED">
      <w:pPr>
        <w:spacing w:line="360" w:lineRule="auto"/>
        <w:ind w:left="283" w:firstLine="709"/>
        <w:jc w:val="both"/>
        <w:rPr>
          <w:color w:val="000000" w:themeColor="text1"/>
          <w:sz w:val="28"/>
          <w:lang w:val="en-US"/>
        </w:rPr>
      </w:pPr>
      <w:r>
        <w:rPr>
          <w:color w:val="000000" w:themeColor="text1"/>
          <w:sz w:val="28"/>
          <w:lang w:val="uk-UA"/>
        </w:rPr>
        <w:t>Таблиця 2.2.1. – Звіт про фінансові результати за рік, що закінчився 31 грудня 2020 року</w:t>
      </w:r>
      <w:r w:rsidR="00DD11AD">
        <w:rPr>
          <w:color w:val="000000" w:themeColor="text1"/>
          <w:sz w:val="28"/>
          <w:lang w:val="uk-UA"/>
        </w:rPr>
        <w:t xml:space="preserve"> (тис. грн.)</w:t>
      </w:r>
    </w:p>
    <w:tbl>
      <w:tblPr>
        <w:tblStyle w:val="TableGrid0"/>
        <w:tblW w:w="9516" w:type="dxa"/>
        <w:tblLook w:val="04A0" w:firstRow="1" w:lastRow="0" w:firstColumn="1" w:lastColumn="0" w:noHBand="0" w:noVBand="1"/>
      </w:tblPr>
      <w:tblGrid>
        <w:gridCol w:w="4340"/>
        <w:gridCol w:w="2661"/>
        <w:gridCol w:w="2515"/>
      </w:tblGrid>
      <w:tr w:rsidR="00944BB9" w14:paraId="4B78CA8B" w14:textId="77777777" w:rsidTr="00C6503F">
        <w:trPr>
          <w:trHeight w:val="483"/>
        </w:trPr>
        <w:tc>
          <w:tcPr>
            <w:tcW w:w="4340" w:type="dxa"/>
          </w:tcPr>
          <w:p w14:paraId="6E7267BD" w14:textId="77777777" w:rsidR="00944BB9" w:rsidRDefault="00944BB9">
            <w:pPr>
              <w:rPr>
                <w:b/>
                <w:bCs/>
                <w:color w:val="000000" w:themeColor="text1"/>
                <w:sz w:val="28"/>
              </w:rPr>
            </w:pPr>
          </w:p>
        </w:tc>
        <w:tc>
          <w:tcPr>
            <w:tcW w:w="2661" w:type="dxa"/>
          </w:tcPr>
          <w:p w14:paraId="3602A4EA" w14:textId="22A1A54D" w:rsidR="00944BB9" w:rsidRPr="00944BB9" w:rsidRDefault="00944BB9" w:rsidP="00AA138E">
            <w:pPr>
              <w:jc w:val="center"/>
              <w:rPr>
                <w:b/>
                <w:bCs/>
                <w:color w:val="000000" w:themeColor="text1"/>
                <w:sz w:val="28"/>
                <w:lang w:val="uk-UA"/>
              </w:rPr>
            </w:pPr>
            <w:r>
              <w:rPr>
                <w:b/>
                <w:bCs/>
                <w:color w:val="000000" w:themeColor="text1"/>
                <w:sz w:val="28"/>
                <w:lang w:val="uk-UA"/>
              </w:rPr>
              <w:t>2020</w:t>
            </w:r>
          </w:p>
        </w:tc>
        <w:tc>
          <w:tcPr>
            <w:tcW w:w="2515" w:type="dxa"/>
          </w:tcPr>
          <w:p w14:paraId="1E7D642D" w14:textId="7638CE7F" w:rsidR="00944BB9" w:rsidRPr="00944BB9" w:rsidRDefault="00944BB9" w:rsidP="00AA138E">
            <w:pPr>
              <w:jc w:val="center"/>
              <w:rPr>
                <w:b/>
                <w:bCs/>
                <w:color w:val="000000" w:themeColor="text1"/>
                <w:sz w:val="28"/>
                <w:lang w:val="uk-UA"/>
              </w:rPr>
            </w:pPr>
            <w:r>
              <w:rPr>
                <w:b/>
                <w:bCs/>
                <w:color w:val="000000" w:themeColor="text1"/>
                <w:sz w:val="28"/>
                <w:lang w:val="uk-UA"/>
              </w:rPr>
              <w:t>2019</w:t>
            </w:r>
          </w:p>
        </w:tc>
      </w:tr>
      <w:tr w:rsidR="00944BB9" w14:paraId="62FAB534" w14:textId="77777777" w:rsidTr="006D413C">
        <w:trPr>
          <w:trHeight w:val="483"/>
        </w:trPr>
        <w:tc>
          <w:tcPr>
            <w:tcW w:w="4340" w:type="dxa"/>
            <w:vAlign w:val="center"/>
          </w:tcPr>
          <w:p w14:paraId="73FF192C" w14:textId="24B31D09" w:rsidR="00944BB9" w:rsidRPr="00071B47" w:rsidRDefault="00AA138E" w:rsidP="00C6503F">
            <w:pPr>
              <w:rPr>
                <w:color w:val="000000" w:themeColor="text1"/>
                <w:sz w:val="28"/>
                <w:lang w:val="uk-UA"/>
              </w:rPr>
            </w:pPr>
            <w:r w:rsidRPr="00071B47">
              <w:rPr>
                <w:color w:val="000000" w:themeColor="text1"/>
                <w:sz w:val="28"/>
                <w:lang w:val="uk-UA"/>
              </w:rPr>
              <w:t>Дохід від реалізації</w:t>
            </w:r>
          </w:p>
        </w:tc>
        <w:tc>
          <w:tcPr>
            <w:tcW w:w="2661" w:type="dxa"/>
            <w:vAlign w:val="center"/>
          </w:tcPr>
          <w:p w14:paraId="1C75B5A8" w14:textId="1B8DFB9B" w:rsidR="00944BB9" w:rsidRPr="00071B47" w:rsidRDefault="00263B76" w:rsidP="006D413C">
            <w:pPr>
              <w:jc w:val="center"/>
              <w:rPr>
                <w:color w:val="000000" w:themeColor="text1"/>
                <w:sz w:val="28"/>
              </w:rPr>
            </w:pPr>
            <w:r w:rsidRPr="00263B76">
              <w:rPr>
                <w:color w:val="000000" w:themeColor="text1"/>
                <w:sz w:val="28"/>
              </w:rPr>
              <w:t>3 547 554</w:t>
            </w:r>
          </w:p>
        </w:tc>
        <w:tc>
          <w:tcPr>
            <w:tcW w:w="2515" w:type="dxa"/>
            <w:vAlign w:val="center"/>
          </w:tcPr>
          <w:p w14:paraId="6AC6AD7E" w14:textId="16F907B6" w:rsidR="00944BB9" w:rsidRPr="005858A0" w:rsidRDefault="005858A0" w:rsidP="006D413C">
            <w:pPr>
              <w:jc w:val="center"/>
              <w:rPr>
                <w:color w:val="000000" w:themeColor="text1"/>
                <w:sz w:val="28"/>
                <w:lang w:val="uk-UA"/>
              </w:rPr>
            </w:pPr>
            <w:r w:rsidRPr="005858A0">
              <w:rPr>
                <w:color w:val="000000" w:themeColor="text1"/>
                <w:sz w:val="28"/>
                <w:lang w:val="uk-UA"/>
              </w:rPr>
              <w:t>2 619 582</w:t>
            </w:r>
          </w:p>
        </w:tc>
      </w:tr>
      <w:tr w:rsidR="00944BB9" w14:paraId="24B963CB" w14:textId="77777777" w:rsidTr="006D413C">
        <w:trPr>
          <w:trHeight w:val="483"/>
        </w:trPr>
        <w:tc>
          <w:tcPr>
            <w:tcW w:w="4340" w:type="dxa"/>
            <w:vAlign w:val="center"/>
          </w:tcPr>
          <w:p w14:paraId="4706849A" w14:textId="74CA3B72" w:rsidR="00944BB9" w:rsidRPr="00071B47" w:rsidRDefault="006C1B2F" w:rsidP="00C6503F">
            <w:pPr>
              <w:rPr>
                <w:color w:val="000000" w:themeColor="text1"/>
                <w:sz w:val="28"/>
                <w:lang w:val="uk-UA"/>
              </w:rPr>
            </w:pPr>
            <w:r w:rsidRPr="00071B47">
              <w:rPr>
                <w:color w:val="000000" w:themeColor="text1"/>
                <w:sz w:val="28"/>
                <w:lang w:val="uk-UA"/>
              </w:rPr>
              <w:t>Собівартість реалізації</w:t>
            </w:r>
          </w:p>
        </w:tc>
        <w:tc>
          <w:tcPr>
            <w:tcW w:w="2661" w:type="dxa"/>
            <w:vAlign w:val="center"/>
          </w:tcPr>
          <w:p w14:paraId="6019D352" w14:textId="7FECAE2E" w:rsidR="00944BB9" w:rsidRPr="00071B47" w:rsidRDefault="00263B76" w:rsidP="006D413C">
            <w:pPr>
              <w:jc w:val="center"/>
              <w:rPr>
                <w:color w:val="000000" w:themeColor="text1"/>
                <w:sz w:val="28"/>
              </w:rPr>
            </w:pPr>
            <w:r w:rsidRPr="00263B76">
              <w:rPr>
                <w:color w:val="000000" w:themeColor="text1"/>
                <w:sz w:val="28"/>
              </w:rPr>
              <w:t>(2 674 849)</w:t>
            </w:r>
          </w:p>
        </w:tc>
        <w:tc>
          <w:tcPr>
            <w:tcW w:w="2515" w:type="dxa"/>
            <w:vAlign w:val="center"/>
          </w:tcPr>
          <w:p w14:paraId="59CCE6A6" w14:textId="24945409" w:rsidR="00944BB9" w:rsidRPr="00071B47" w:rsidRDefault="005858A0" w:rsidP="006D413C">
            <w:pPr>
              <w:jc w:val="center"/>
              <w:rPr>
                <w:color w:val="000000" w:themeColor="text1"/>
                <w:sz w:val="28"/>
              </w:rPr>
            </w:pPr>
            <w:r w:rsidRPr="005858A0">
              <w:rPr>
                <w:color w:val="000000" w:themeColor="text1"/>
                <w:sz w:val="28"/>
              </w:rPr>
              <w:t>(1 972 730)</w:t>
            </w:r>
          </w:p>
        </w:tc>
      </w:tr>
      <w:tr w:rsidR="00944BB9" w14:paraId="449B46E1" w14:textId="77777777" w:rsidTr="006D413C">
        <w:trPr>
          <w:trHeight w:val="483"/>
        </w:trPr>
        <w:tc>
          <w:tcPr>
            <w:tcW w:w="4340" w:type="dxa"/>
            <w:vAlign w:val="center"/>
          </w:tcPr>
          <w:p w14:paraId="77363564" w14:textId="0967F057" w:rsidR="00944BB9" w:rsidRPr="00EC75E8" w:rsidRDefault="00071B47" w:rsidP="00C6503F">
            <w:pPr>
              <w:rPr>
                <w:b/>
                <w:bCs/>
                <w:color w:val="000000" w:themeColor="text1"/>
                <w:sz w:val="28"/>
                <w:lang w:val="uk-UA"/>
              </w:rPr>
            </w:pPr>
            <w:r w:rsidRPr="00EC75E8">
              <w:rPr>
                <w:b/>
                <w:bCs/>
                <w:color w:val="000000" w:themeColor="text1"/>
                <w:sz w:val="28"/>
                <w:lang w:val="uk-UA"/>
              </w:rPr>
              <w:t>Валовий прибуток(збиток)</w:t>
            </w:r>
          </w:p>
        </w:tc>
        <w:tc>
          <w:tcPr>
            <w:tcW w:w="2661" w:type="dxa"/>
            <w:vAlign w:val="center"/>
          </w:tcPr>
          <w:p w14:paraId="75AB2494" w14:textId="6182370B" w:rsidR="00944BB9" w:rsidRPr="006D413C" w:rsidRDefault="002769B3" w:rsidP="006D413C">
            <w:pPr>
              <w:jc w:val="center"/>
              <w:rPr>
                <w:b/>
                <w:bCs/>
                <w:color w:val="000000" w:themeColor="text1"/>
                <w:sz w:val="28"/>
                <w:lang w:val="uk-UA"/>
              </w:rPr>
            </w:pPr>
            <w:r w:rsidRPr="006D413C">
              <w:rPr>
                <w:b/>
                <w:bCs/>
                <w:color w:val="000000" w:themeColor="text1"/>
                <w:sz w:val="28"/>
                <w:lang w:val="uk-UA"/>
              </w:rPr>
              <w:t>872</w:t>
            </w:r>
            <w:r w:rsidR="006D413C" w:rsidRPr="006D413C">
              <w:rPr>
                <w:b/>
                <w:bCs/>
                <w:color w:val="000000" w:themeColor="text1"/>
                <w:sz w:val="28"/>
                <w:lang w:val="uk-UA"/>
              </w:rPr>
              <w:t xml:space="preserve"> </w:t>
            </w:r>
            <w:r w:rsidRPr="006D413C">
              <w:rPr>
                <w:b/>
                <w:bCs/>
                <w:color w:val="000000" w:themeColor="text1"/>
                <w:sz w:val="28"/>
                <w:lang w:val="uk-UA"/>
              </w:rPr>
              <w:t>705</w:t>
            </w:r>
          </w:p>
        </w:tc>
        <w:tc>
          <w:tcPr>
            <w:tcW w:w="2515" w:type="dxa"/>
            <w:vAlign w:val="center"/>
          </w:tcPr>
          <w:p w14:paraId="41A7274B" w14:textId="00EB2BBC" w:rsidR="00944BB9" w:rsidRPr="006D413C" w:rsidRDefault="006D413C" w:rsidP="006D413C">
            <w:pPr>
              <w:jc w:val="center"/>
              <w:rPr>
                <w:b/>
                <w:bCs/>
                <w:color w:val="000000" w:themeColor="text1"/>
                <w:sz w:val="28"/>
              </w:rPr>
            </w:pPr>
            <w:r w:rsidRPr="006D413C">
              <w:rPr>
                <w:b/>
                <w:bCs/>
                <w:color w:val="000000" w:themeColor="text1"/>
                <w:sz w:val="28"/>
              </w:rPr>
              <w:t>646 852</w:t>
            </w:r>
          </w:p>
        </w:tc>
      </w:tr>
      <w:tr w:rsidR="00944BB9" w14:paraId="20A1F447" w14:textId="77777777" w:rsidTr="006D413C">
        <w:trPr>
          <w:trHeight w:val="470"/>
        </w:trPr>
        <w:tc>
          <w:tcPr>
            <w:tcW w:w="4340" w:type="dxa"/>
            <w:vAlign w:val="center"/>
          </w:tcPr>
          <w:p w14:paraId="13FB0F64" w14:textId="1900D7D7" w:rsidR="00944BB9" w:rsidRPr="00615997" w:rsidRDefault="00615997" w:rsidP="00C6503F">
            <w:pPr>
              <w:rPr>
                <w:color w:val="000000" w:themeColor="text1"/>
                <w:sz w:val="28"/>
                <w:lang w:val="uk-UA"/>
              </w:rPr>
            </w:pPr>
            <w:r>
              <w:rPr>
                <w:color w:val="000000" w:themeColor="text1"/>
                <w:sz w:val="28"/>
                <w:lang w:val="uk-UA"/>
              </w:rPr>
              <w:t>Інші операційні доходи</w:t>
            </w:r>
          </w:p>
        </w:tc>
        <w:tc>
          <w:tcPr>
            <w:tcW w:w="2661" w:type="dxa"/>
            <w:vAlign w:val="center"/>
          </w:tcPr>
          <w:p w14:paraId="218A2727" w14:textId="5B419B44" w:rsidR="00944BB9" w:rsidRPr="00895D2E" w:rsidRDefault="00895D2E" w:rsidP="006D413C">
            <w:pPr>
              <w:jc w:val="center"/>
              <w:rPr>
                <w:color w:val="000000" w:themeColor="text1"/>
                <w:sz w:val="28"/>
                <w:lang w:val="uk-UA"/>
              </w:rPr>
            </w:pPr>
            <w:r>
              <w:rPr>
                <w:color w:val="000000" w:themeColor="text1"/>
                <w:sz w:val="28"/>
                <w:lang w:val="uk-UA"/>
              </w:rPr>
              <w:t>14 684</w:t>
            </w:r>
          </w:p>
        </w:tc>
        <w:tc>
          <w:tcPr>
            <w:tcW w:w="2515" w:type="dxa"/>
            <w:vAlign w:val="center"/>
          </w:tcPr>
          <w:p w14:paraId="4C0CC302" w14:textId="46C82826" w:rsidR="00944BB9" w:rsidRPr="00895D2E" w:rsidRDefault="00895D2E" w:rsidP="006D413C">
            <w:pPr>
              <w:jc w:val="center"/>
              <w:rPr>
                <w:color w:val="000000" w:themeColor="text1"/>
                <w:sz w:val="28"/>
                <w:lang w:val="uk-UA"/>
              </w:rPr>
            </w:pPr>
            <w:r>
              <w:rPr>
                <w:color w:val="000000" w:themeColor="text1"/>
                <w:sz w:val="28"/>
                <w:lang w:val="uk-UA"/>
              </w:rPr>
              <w:t>29 752</w:t>
            </w:r>
          </w:p>
        </w:tc>
      </w:tr>
      <w:tr w:rsidR="00944BB9" w14:paraId="4E5165B5" w14:textId="77777777" w:rsidTr="006D413C">
        <w:trPr>
          <w:trHeight w:val="483"/>
        </w:trPr>
        <w:tc>
          <w:tcPr>
            <w:tcW w:w="4340" w:type="dxa"/>
            <w:vAlign w:val="center"/>
          </w:tcPr>
          <w:p w14:paraId="00250563" w14:textId="69DD2FA7" w:rsidR="00944BB9" w:rsidRPr="00615997" w:rsidRDefault="00615997" w:rsidP="00C6503F">
            <w:pPr>
              <w:rPr>
                <w:color w:val="000000" w:themeColor="text1"/>
                <w:sz w:val="28"/>
                <w:lang w:val="uk-UA"/>
              </w:rPr>
            </w:pPr>
            <w:r>
              <w:rPr>
                <w:color w:val="000000" w:themeColor="text1"/>
                <w:sz w:val="28"/>
                <w:lang w:val="uk-UA"/>
              </w:rPr>
              <w:t>Витрати на реалізацію та збут</w:t>
            </w:r>
          </w:p>
        </w:tc>
        <w:tc>
          <w:tcPr>
            <w:tcW w:w="2661" w:type="dxa"/>
            <w:vAlign w:val="center"/>
          </w:tcPr>
          <w:p w14:paraId="274C6648" w14:textId="3C7E9E6E" w:rsidR="00944BB9" w:rsidRPr="0068083B" w:rsidRDefault="0068083B" w:rsidP="006D413C">
            <w:pPr>
              <w:jc w:val="center"/>
              <w:rPr>
                <w:color w:val="000000" w:themeColor="text1"/>
                <w:sz w:val="28"/>
                <w:lang w:val="uk-UA"/>
              </w:rPr>
            </w:pPr>
            <w:r>
              <w:rPr>
                <w:color w:val="000000" w:themeColor="text1"/>
                <w:sz w:val="28"/>
                <w:lang w:val="uk-UA"/>
              </w:rPr>
              <w:t>(804 897)</w:t>
            </w:r>
          </w:p>
        </w:tc>
        <w:tc>
          <w:tcPr>
            <w:tcW w:w="2515" w:type="dxa"/>
            <w:vAlign w:val="center"/>
          </w:tcPr>
          <w:p w14:paraId="38FC9E4B" w14:textId="58366AFB" w:rsidR="00944BB9" w:rsidRPr="0068083B" w:rsidRDefault="0068083B" w:rsidP="006D413C">
            <w:pPr>
              <w:jc w:val="center"/>
              <w:rPr>
                <w:color w:val="000000" w:themeColor="text1"/>
                <w:sz w:val="28"/>
                <w:lang w:val="uk-UA"/>
              </w:rPr>
            </w:pPr>
            <w:r>
              <w:rPr>
                <w:color w:val="000000" w:themeColor="text1"/>
                <w:sz w:val="28"/>
                <w:lang w:val="uk-UA"/>
              </w:rPr>
              <w:t>(628 726)</w:t>
            </w:r>
          </w:p>
        </w:tc>
      </w:tr>
      <w:tr w:rsidR="00944BB9" w14:paraId="03E8CC89" w14:textId="77777777" w:rsidTr="006D413C">
        <w:trPr>
          <w:trHeight w:val="483"/>
        </w:trPr>
        <w:tc>
          <w:tcPr>
            <w:tcW w:w="4340" w:type="dxa"/>
            <w:vAlign w:val="center"/>
          </w:tcPr>
          <w:p w14:paraId="23B7AF04" w14:textId="42D99D3F" w:rsidR="00944BB9" w:rsidRPr="00EC75E8" w:rsidRDefault="00EC75E8" w:rsidP="00C6503F">
            <w:pPr>
              <w:rPr>
                <w:color w:val="000000" w:themeColor="text1"/>
                <w:sz w:val="28"/>
                <w:lang w:val="uk-UA"/>
              </w:rPr>
            </w:pPr>
            <w:r>
              <w:rPr>
                <w:color w:val="000000" w:themeColor="text1"/>
                <w:sz w:val="28"/>
                <w:lang w:val="uk-UA"/>
              </w:rPr>
              <w:t>Адміністративні витрати</w:t>
            </w:r>
          </w:p>
        </w:tc>
        <w:tc>
          <w:tcPr>
            <w:tcW w:w="2661" w:type="dxa"/>
            <w:vAlign w:val="center"/>
          </w:tcPr>
          <w:p w14:paraId="58C1F342" w14:textId="05ED7B53" w:rsidR="00944BB9" w:rsidRPr="001E0179" w:rsidRDefault="001E0179" w:rsidP="006D413C">
            <w:pPr>
              <w:jc w:val="center"/>
              <w:rPr>
                <w:color w:val="000000" w:themeColor="text1"/>
                <w:sz w:val="28"/>
                <w:lang w:val="uk-UA"/>
              </w:rPr>
            </w:pPr>
            <w:r>
              <w:rPr>
                <w:color w:val="000000" w:themeColor="text1"/>
                <w:sz w:val="28"/>
                <w:lang w:val="uk-UA"/>
              </w:rPr>
              <w:t>(33 866)</w:t>
            </w:r>
          </w:p>
        </w:tc>
        <w:tc>
          <w:tcPr>
            <w:tcW w:w="2515" w:type="dxa"/>
            <w:vAlign w:val="center"/>
          </w:tcPr>
          <w:p w14:paraId="239E1DC5" w14:textId="789F50E8" w:rsidR="00944BB9" w:rsidRPr="001E0179" w:rsidRDefault="001E0179" w:rsidP="006D413C">
            <w:pPr>
              <w:jc w:val="center"/>
              <w:rPr>
                <w:color w:val="000000" w:themeColor="text1"/>
                <w:sz w:val="28"/>
                <w:lang w:val="uk-UA"/>
              </w:rPr>
            </w:pPr>
            <w:r>
              <w:rPr>
                <w:color w:val="000000" w:themeColor="text1"/>
                <w:sz w:val="28"/>
                <w:lang w:val="uk-UA"/>
              </w:rPr>
              <w:t>(26 246)</w:t>
            </w:r>
          </w:p>
        </w:tc>
      </w:tr>
      <w:tr w:rsidR="00944BB9" w14:paraId="6642EE56" w14:textId="77777777" w:rsidTr="006D413C">
        <w:trPr>
          <w:trHeight w:val="483"/>
        </w:trPr>
        <w:tc>
          <w:tcPr>
            <w:tcW w:w="4340" w:type="dxa"/>
            <w:vAlign w:val="center"/>
          </w:tcPr>
          <w:p w14:paraId="14FB5F91" w14:textId="207ED06A" w:rsidR="00944BB9" w:rsidRPr="00EC75E8" w:rsidRDefault="00EC75E8" w:rsidP="00C6503F">
            <w:pPr>
              <w:rPr>
                <w:color w:val="000000" w:themeColor="text1"/>
                <w:sz w:val="28"/>
                <w:lang w:val="uk-UA"/>
              </w:rPr>
            </w:pPr>
            <w:r>
              <w:rPr>
                <w:color w:val="000000" w:themeColor="text1"/>
                <w:sz w:val="28"/>
                <w:lang w:val="uk-UA"/>
              </w:rPr>
              <w:t>Інші операційні витрати</w:t>
            </w:r>
          </w:p>
        </w:tc>
        <w:tc>
          <w:tcPr>
            <w:tcW w:w="2661" w:type="dxa"/>
            <w:vAlign w:val="center"/>
          </w:tcPr>
          <w:p w14:paraId="0A8DEF35" w14:textId="13DC5CB5" w:rsidR="00944BB9" w:rsidRPr="0019158E" w:rsidRDefault="0019158E" w:rsidP="006D413C">
            <w:pPr>
              <w:jc w:val="center"/>
              <w:rPr>
                <w:color w:val="000000" w:themeColor="text1"/>
                <w:sz w:val="28"/>
                <w:lang w:val="uk-UA"/>
              </w:rPr>
            </w:pPr>
            <w:r>
              <w:rPr>
                <w:color w:val="000000" w:themeColor="text1"/>
                <w:sz w:val="28"/>
                <w:lang w:val="uk-UA"/>
              </w:rPr>
              <w:t>(34 740)</w:t>
            </w:r>
          </w:p>
        </w:tc>
        <w:tc>
          <w:tcPr>
            <w:tcW w:w="2515" w:type="dxa"/>
            <w:vAlign w:val="center"/>
          </w:tcPr>
          <w:p w14:paraId="021E7A35" w14:textId="4F7A9EC1" w:rsidR="00944BB9" w:rsidRPr="0019158E" w:rsidRDefault="0019158E" w:rsidP="006D413C">
            <w:pPr>
              <w:jc w:val="center"/>
              <w:rPr>
                <w:color w:val="000000" w:themeColor="text1"/>
                <w:sz w:val="28"/>
                <w:lang w:val="uk-UA"/>
              </w:rPr>
            </w:pPr>
            <w:r>
              <w:rPr>
                <w:color w:val="000000" w:themeColor="text1"/>
                <w:sz w:val="28"/>
                <w:lang w:val="uk-UA"/>
              </w:rPr>
              <w:t>(18 320)</w:t>
            </w:r>
          </w:p>
        </w:tc>
      </w:tr>
      <w:tr w:rsidR="00944BB9" w14:paraId="4755FB7C" w14:textId="77777777" w:rsidTr="006D413C">
        <w:trPr>
          <w:trHeight w:val="483"/>
        </w:trPr>
        <w:tc>
          <w:tcPr>
            <w:tcW w:w="4340" w:type="dxa"/>
            <w:vAlign w:val="center"/>
          </w:tcPr>
          <w:p w14:paraId="0B89B83F" w14:textId="4BC1BEB6" w:rsidR="00944BB9" w:rsidRPr="00E322EE" w:rsidRDefault="00EC75E8" w:rsidP="00C6503F">
            <w:pPr>
              <w:rPr>
                <w:b/>
                <w:bCs/>
                <w:color w:val="000000" w:themeColor="text1"/>
                <w:sz w:val="28"/>
                <w:lang w:val="uk-UA"/>
              </w:rPr>
            </w:pPr>
            <w:r w:rsidRPr="00E322EE">
              <w:rPr>
                <w:b/>
                <w:bCs/>
                <w:color w:val="000000" w:themeColor="text1"/>
                <w:sz w:val="28"/>
                <w:lang w:val="uk-UA"/>
              </w:rPr>
              <w:t>Операційний прибуток(збиток)</w:t>
            </w:r>
          </w:p>
        </w:tc>
        <w:tc>
          <w:tcPr>
            <w:tcW w:w="2661" w:type="dxa"/>
            <w:vAlign w:val="center"/>
          </w:tcPr>
          <w:p w14:paraId="3D6DF937" w14:textId="68537357" w:rsidR="00944BB9" w:rsidRPr="008469A6" w:rsidRDefault="008469A6" w:rsidP="006D413C">
            <w:pPr>
              <w:jc w:val="center"/>
              <w:rPr>
                <w:b/>
                <w:bCs/>
                <w:color w:val="000000" w:themeColor="text1"/>
                <w:sz w:val="28"/>
                <w:lang w:val="uk-UA"/>
              </w:rPr>
            </w:pPr>
            <w:r>
              <w:rPr>
                <w:b/>
                <w:bCs/>
                <w:color w:val="000000" w:themeColor="text1"/>
                <w:sz w:val="28"/>
                <w:lang w:val="uk-UA"/>
              </w:rPr>
              <w:t>13 886</w:t>
            </w:r>
          </w:p>
        </w:tc>
        <w:tc>
          <w:tcPr>
            <w:tcW w:w="2515" w:type="dxa"/>
            <w:vAlign w:val="center"/>
          </w:tcPr>
          <w:p w14:paraId="3EFE92E4" w14:textId="6C169B6E" w:rsidR="00944BB9" w:rsidRPr="008469A6" w:rsidRDefault="008469A6" w:rsidP="006D413C">
            <w:pPr>
              <w:jc w:val="center"/>
              <w:rPr>
                <w:b/>
                <w:bCs/>
                <w:color w:val="000000" w:themeColor="text1"/>
                <w:sz w:val="28"/>
                <w:lang w:val="uk-UA"/>
              </w:rPr>
            </w:pPr>
            <w:r>
              <w:rPr>
                <w:b/>
                <w:bCs/>
                <w:color w:val="000000" w:themeColor="text1"/>
                <w:sz w:val="28"/>
                <w:lang w:val="uk-UA"/>
              </w:rPr>
              <w:t>3 312</w:t>
            </w:r>
          </w:p>
        </w:tc>
      </w:tr>
      <w:tr w:rsidR="00944BB9" w14:paraId="6B593A1E" w14:textId="77777777" w:rsidTr="006D413C">
        <w:trPr>
          <w:trHeight w:val="483"/>
        </w:trPr>
        <w:tc>
          <w:tcPr>
            <w:tcW w:w="4340" w:type="dxa"/>
            <w:vAlign w:val="center"/>
          </w:tcPr>
          <w:p w14:paraId="0F85B6D8" w14:textId="6A020FB1" w:rsidR="00944BB9" w:rsidRPr="000079E6" w:rsidRDefault="000079E6" w:rsidP="00C6503F">
            <w:pPr>
              <w:rPr>
                <w:color w:val="000000" w:themeColor="text1"/>
                <w:sz w:val="28"/>
                <w:lang w:val="uk-UA"/>
              </w:rPr>
            </w:pPr>
            <w:r>
              <w:rPr>
                <w:color w:val="000000" w:themeColor="text1"/>
                <w:sz w:val="28"/>
                <w:lang w:val="uk-UA"/>
              </w:rPr>
              <w:t>Інші витрати</w:t>
            </w:r>
          </w:p>
        </w:tc>
        <w:tc>
          <w:tcPr>
            <w:tcW w:w="2661" w:type="dxa"/>
            <w:vAlign w:val="center"/>
          </w:tcPr>
          <w:p w14:paraId="17C43544" w14:textId="6C5D7342" w:rsidR="00944BB9" w:rsidRPr="00B4780C" w:rsidRDefault="00B4780C" w:rsidP="006D413C">
            <w:pPr>
              <w:jc w:val="center"/>
              <w:rPr>
                <w:color w:val="000000" w:themeColor="text1"/>
                <w:sz w:val="28"/>
                <w:lang w:val="uk-UA"/>
              </w:rPr>
            </w:pPr>
            <w:r>
              <w:rPr>
                <w:color w:val="000000" w:themeColor="text1"/>
                <w:sz w:val="28"/>
                <w:lang w:val="uk-UA"/>
              </w:rPr>
              <w:t>(2)</w:t>
            </w:r>
          </w:p>
        </w:tc>
        <w:tc>
          <w:tcPr>
            <w:tcW w:w="2515" w:type="dxa"/>
            <w:vAlign w:val="center"/>
          </w:tcPr>
          <w:p w14:paraId="5D3C3F67" w14:textId="131187F0" w:rsidR="00944BB9" w:rsidRPr="00A35EC9" w:rsidRDefault="00A35EC9" w:rsidP="006D413C">
            <w:pPr>
              <w:jc w:val="center"/>
              <w:rPr>
                <w:color w:val="000000" w:themeColor="text1"/>
                <w:sz w:val="28"/>
                <w:lang w:val="uk-UA"/>
              </w:rPr>
            </w:pPr>
            <w:r>
              <w:rPr>
                <w:color w:val="000000" w:themeColor="text1"/>
                <w:sz w:val="28"/>
                <w:lang w:val="uk-UA"/>
              </w:rPr>
              <w:t>(5)</w:t>
            </w:r>
          </w:p>
        </w:tc>
      </w:tr>
      <w:tr w:rsidR="00944BB9" w14:paraId="6D3C06E7" w14:textId="77777777" w:rsidTr="006D413C">
        <w:trPr>
          <w:trHeight w:val="483"/>
        </w:trPr>
        <w:tc>
          <w:tcPr>
            <w:tcW w:w="4340" w:type="dxa"/>
            <w:vAlign w:val="center"/>
          </w:tcPr>
          <w:p w14:paraId="36B20BE3" w14:textId="199B4680" w:rsidR="00944BB9" w:rsidRPr="000079E6" w:rsidRDefault="000079E6" w:rsidP="00C6503F">
            <w:pPr>
              <w:rPr>
                <w:color w:val="000000" w:themeColor="text1"/>
                <w:sz w:val="28"/>
                <w:lang w:val="uk-UA"/>
              </w:rPr>
            </w:pPr>
            <w:r>
              <w:rPr>
                <w:color w:val="000000" w:themeColor="text1"/>
                <w:sz w:val="28"/>
                <w:lang w:val="uk-UA"/>
              </w:rPr>
              <w:t>Інші доходи</w:t>
            </w:r>
          </w:p>
        </w:tc>
        <w:tc>
          <w:tcPr>
            <w:tcW w:w="2661" w:type="dxa"/>
            <w:vAlign w:val="center"/>
          </w:tcPr>
          <w:p w14:paraId="677ECFBD" w14:textId="5F05B471" w:rsidR="00944BB9" w:rsidRPr="00FE2657" w:rsidRDefault="00944BB9" w:rsidP="006D413C">
            <w:pPr>
              <w:jc w:val="center"/>
              <w:rPr>
                <w:color w:val="000000" w:themeColor="text1"/>
                <w:sz w:val="28"/>
                <w:lang w:val="uk-UA"/>
              </w:rPr>
            </w:pPr>
          </w:p>
        </w:tc>
        <w:tc>
          <w:tcPr>
            <w:tcW w:w="2515" w:type="dxa"/>
            <w:vAlign w:val="center"/>
          </w:tcPr>
          <w:p w14:paraId="06F4826B" w14:textId="74AE79B2" w:rsidR="00944BB9" w:rsidRPr="00D967F4" w:rsidRDefault="007D2EDE" w:rsidP="006D413C">
            <w:pPr>
              <w:jc w:val="center"/>
              <w:rPr>
                <w:color w:val="000000" w:themeColor="text1"/>
                <w:sz w:val="28"/>
                <w:lang w:val="uk-UA"/>
              </w:rPr>
            </w:pPr>
            <w:r>
              <w:rPr>
                <w:color w:val="000000" w:themeColor="text1"/>
                <w:sz w:val="28"/>
                <w:lang w:val="uk-UA"/>
              </w:rPr>
              <w:t>20</w:t>
            </w:r>
          </w:p>
        </w:tc>
      </w:tr>
      <w:tr w:rsidR="00944BB9" w14:paraId="534F649E" w14:textId="77777777" w:rsidTr="006D413C">
        <w:trPr>
          <w:trHeight w:val="483"/>
        </w:trPr>
        <w:tc>
          <w:tcPr>
            <w:tcW w:w="4340" w:type="dxa"/>
            <w:vAlign w:val="center"/>
          </w:tcPr>
          <w:p w14:paraId="652692CB" w14:textId="36CAEA04" w:rsidR="00944BB9" w:rsidRPr="000079E6" w:rsidRDefault="000079E6" w:rsidP="00C6503F">
            <w:pPr>
              <w:rPr>
                <w:color w:val="000000" w:themeColor="text1"/>
                <w:sz w:val="28"/>
                <w:lang w:val="uk-UA"/>
              </w:rPr>
            </w:pPr>
            <w:r>
              <w:rPr>
                <w:color w:val="000000" w:themeColor="text1"/>
                <w:sz w:val="28"/>
                <w:lang w:val="uk-UA"/>
              </w:rPr>
              <w:t>Фінансові витрати</w:t>
            </w:r>
          </w:p>
        </w:tc>
        <w:tc>
          <w:tcPr>
            <w:tcW w:w="2661" w:type="dxa"/>
            <w:vAlign w:val="center"/>
          </w:tcPr>
          <w:p w14:paraId="13DA73EE" w14:textId="78E8495C" w:rsidR="00944BB9" w:rsidRPr="008951DD" w:rsidRDefault="007D2EDE" w:rsidP="006D413C">
            <w:pPr>
              <w:jc w:val="center"/>
              <w:rPr>
                <w:b/>
                <w:bCs/>
                <w:color w:val="000000" w:themeColor="text1"/>
                <w:sz w:val="28"/>
                <w:lang w:val="uk-UA"/>
              </w:rPr>
            </w:pPr>
            <w:r>
              <w:rPr>
                <w:color w:val="000000" w:themeColor="text1"/>
                <w:sz w:val="28"/>
                <w:lang w:val="uk-UA"/>
              </w:rPr>
              <w:t>(5 992)</w:t>
            </w:r>
          </w:p>
        </w:tc>
        <w:tc>
          <w:tcPr>
            <w:tcW w:w="2515" w:type="dxa"/>
            <w:vAlign w:val="center"/>
          </w:tcPr>
          <w:p w14:paraId="3E9E2071" w14:textId="61BD4BD7" w:rsidR="00944BB9" w:rsidRPr="00906992" w:rsidRDefault="007D2EDE" w:rsidP="006D413C">
            <w:pPr>
              <w:jc w:val="center"/>
              <w:rPr>
                <w:b/>
                <w:bCs/>
                <w:color w:val="000000" w:themeColor="text1"/>
                <w:sz w:val="28"/>
                <w:lang w:val="uk-UA"/>
              </w:rPr>
            </w:pPr>
            <w:r>
              <w:rPr>
                <w:color w:val="000000" w:themeColor="text1"/>
                <w:sz w:val="28"/>
                <w:lang w:val="uk-UA"/>
              </w:rPr>
              <w:t>(884)</w:t>
            </w:r>
          </w:p>
        </w:tc>
      </w:tr>
      <w:tr w:rsidR="00944BB9" w14:paraId="7054A37D" w14:textId="77777777" w:rsidTr="006D413C">
        <w:trPr>
          <w:trHeight w:val="483"/>
        </w:trPr>
        <w:tc>
          <w:tcPr>
            <w:tcW w:w="4340" w:type="dxa"/>
            <w:vAlign w:val="center"/>
          </w:tcPr>
          <w:p w14:paraId="0C0CB8CF" w14:textId="2961BD5A" w:rsidR="00944BB9" w:rsidRPr="00E16B72" w:rsidRDefault="00E16B72" w:rsidP="00C6503F">
            <w:pPr>
              <w:rPr>
                <w:color w:val="000000" w:themeColor="text1"/>
                <w:sz w:val="28"/>
                <w:lang w:val="uk-UA"/>
              </w:rPr>
            </w:pPr>
            <w:r>
              <w:rPr>
                <w:color w:val="000000" w:themeColor="text1"/>
                <w:sz w:val="28"/>
                <w:lang w:val="uk-UA"/>
              </w:rPr>
              <w:t>Фінансові доходи</w:t>
            </w:r>
          </w:p>
        </w:tc>
        <w:tc>
          <w:tcPr>
            <w:tcW w:w="2661" w:type="dxa"/>
            <w:vAlign w:val="center"/>
          </w:tcPr>
          <w:p w14:paraId="5F1A9A6A" w14:textId="17E7B7DE" w:rsidR="00944BB9" w:rsidRPr="00A132C3" w:rsidRDefault="00245478" w:rsidP="006D413C">
            <w:pPr>
              <w:jc w:val="center"/>
              <w:rPr>
                <w:color w:val="000000" w:themeColor="text1"/>
                <w:sz w:val="28"/>
                <w:lang w:val="uk-UA"/>
              </w:rPr>
            </w:pPr>
            <w:r>
              <w:rPr>
                <w:color w:val="000000" w:themeColor="text1"/>
                <w:sz w:val="28"/>
                <w:lang w:val="uk-UA"/>
              </w:rPr>
              <w:t>48</w:t>
            </w:r>
          </w:p>
        </w:tc>
        <w:tc>
          <w:tcPr>
            <w:tcW w:w="2515" w:type="dxa"/>
            <w:vAlign w:val="center"/>
          </w:tcPr>
          <w:p w14:paraId="1AA2BDB6" w14:textId="7EBE3F79" w:rsidR="00944BB9" w:rsidRPr="00486923" w:rsidRDefault="00245478" w:rsidP="006D413C">
            <w:pPr>
              <w:jc w:val="center"/>
              <w:rPr>
                <w:color w:val="000000" w:themeColor="text1"/>
                <w:sz w:val="28"/>
                <w:lang w:val="uk-UA"/>
              </w:rPr>
            </w:pPr>
            <w:r>
              <w:rPr>
                <w:color w:val="000000" w:themeColor="text1"/>
                <w:sz w:val="28"/>
                <w:lang w:val="uk-UA"/>
              </w:rPr>
              <w:t>254</w:t>
            </w:r>
          </w:p>
        </w:tc>
      </w:tr>
      <w:tr w:rsidR="00944BB9" w14:paraId="60CD7E2C" w14:textId="77777777" w:rsidTr="006D413C">
        <w:trPr>
          <w:trHeight w:val="470"/>
        </w:trPr>
        <w:tc>
          <w:tcPr>
            <w:tcW w:w="4340" w:type="dxa"/>
            <w:vAlign w:val="center"/>
          </w:tcPr>
          <w:p w14:paraId="6DF200F2" w14:textId="6DDE63CD" w:rsidR="00944BB9" w:rsidRPr="000C0282" w:rsidRDefault="00B21D74" w:rsidP="00C6503F">
            <w:pPr>
              <w:rPr>
                <w:b/>
                <w:bCs/>
                <w:color w:val="000000" w:themeColor="text1"/>
                <w:sz w:val="28"/>
                <w:lang w:val="uk-UA"/>
              </w:rPr>
            </w:pPr>
            <w:r w:rsidRPr="000C0282">
              <w:rPr>
                <w:b/>
                <w:bCs/>
                <w:color w:val="000000" w:themeColor="text1"/>
                <w:sz w:val="28"/>
                <w:lang w:val="uk-UA"/>
              </w:rPr>
              <w:t>Прибуток до оподаткування</w:t>
            </w:r>
          </w:p>
        </w:tc>
        <w:tc>
          <w:tcPr>
            <w:tcW w:w="2661" w:type="dxa"/>
            <w:vAlign w:val="center"/>
          </w:tcPr>
          <w:p w14:paraId="781B28D7" w14:textId="1EA94CAC" w:rsidR="00944BB9" w:rsidRPr="000C0282" w:rsidRDefault="00B35483" w:rsidP="006D413C">
            <w:pPr>
              <w:jc w:val="center"/>
              <w:rPr>
                <w:b/>
                <w:bCs/>
                <w:color w:val="000000" w:themeColor="text1"/>
                <w:sz w:val="28"/>
                <w:lang w:val="uk-UA"/>
              </w:rPr>
            </w:pPr>
            <w:r>
              <w:rPr>
                <w:b/>
                <w:bCs/>
                <w:color w:val="000000" w:themeColor="text1"/>
                <w:sz w:val="28"/>
                <w:lang w:val="uk-UA"/>
              </w:rPr>
              <w:t>7 941</w:t>
            </w:r>
          </w:p>
        </w:tc>
        <w:tc>
          <w:tcPr>
            <w:tcW w:w="2515" w:type="dxa"/>
            <w:vAlign w:val="center"/>
          </w:tcPr>
          <w:p w14:paraId="44FAB3B8" w14:textId="68DEE9CF" w:rsidR="00944BB9" w:rsidRPr="000C0282" w:rsidRDefault="00B35483" w:rsidP="006D413C">
            <w:pPr>
              <w:jc w:val="center"/>
              <w:rPr>
                <w:b/>
                <w:bCs/>
                <w:color w:val="000000" w:themeColor="text1"/>
                <w:sz w:val="28"/>
                <w:lang w:val="uk-UA"/>
              </w:rPr>
            </w:pPr>
            <w:r>
              <w:rPr>
                <w:b/>
                <w:bCs/>
                <w:color w:val="000000" w:themeColor="text1"/>
                <w:sz w:val="28"/>
                <w:lang w:val="uk-UA"/>
              </w:rPr>
              <w:t>2 697</w:t>
            </w:r>
          </w:p>
        </w:tc>
      </w:tr>
      <w:tr w:rsidR="00944BB9" w14:paraId="1C903D00" w14:textId="77777777" w:rsidTr="006D413C">
        <w:trPr>
          <w:trHeight w:val="483"/>
        </w:trPr>
        <w:tc>
          <w:tcPr>
            <w:tcW w:w="4340" w:type="dxa"/>
            <w:vAlign w:val="center"/>
          </w:tcPr>
          <w:p w14:paraId="26F0F13B" w14:textId="7F8DFF9C" w:rsidR="00944BB9" w:rsidRPr="00B21D74" w:rsidRDefault="00B21D74" w:rsidP="00C6503F">
            <w:pPr>
              <w:rPr>
                <w:color w:val="000000" w:themeColor="text1"/>
                <w:sz w:val="28"/>
                <w:lang w:val="uk-UA"/>
              </w:rPr>
            </w:pPr>
            <w:r>
              <w:rPr>
                <w:color w:val="000000" w:themeColor="text1"/>
                <w:sz w:val="28"/>
                <w:lang w:val="uk-UA"/>
              </w:rPr>
              <w:t>Витрати по податку на прибуток</w:t>
            </w:r>
          </w:p>
        </w:tc>
        <w:tc>
          <w:tcPr>
            <w:tcW w:w="2661" w:type="dxa"/>
            <w:vAlign w:val="center"/>
          </w:tcPr>
          <w:p w14:paraId="046328EC" w14:textId="2D6B4D61" w:rsidR="00944BB9" w:rsidRPr="00071B47" w:rsidRDefault="00245478" w:rsidP="006D413C">
            <w:pPr>
              <w:jc w:val="center"/>
              <w:rPr>
                <w:color w:val="000000" w:themeColor="text1"/>
                <w:sz w:val="28"/>
              </w:rPr>
            </w:pPr>
            <w:r>
              <w:rPr>
                <w:color w:val="000000" w:themeColor="text1"/>
                <w:sz w:val="28"/>
                <w:lang w:val="uk-UA"/>
              </w:rPr>
              <w:t>(1 441)</w:t>
            </w:r>
          </w:p>
        </w:tc>
        <w:tc>
          <w:tcPr>
            <w:tcW w:w="2515" w:type="dxa"/>
            <w:vAlign w:val="center"/>
          </w:tcPr>
          <w:p w14:paraId="6B2599F5" w14:textId="5444D969" w:rsidR="00944BB9" w:rsidRPr="00071B47" w:rsidRDefault="00245478" w:rsidP="006D413C">
            <w:pPr>
              <w:jc w:val="center"/>
              <w:rPr>
                <w:color w:val="000000" w:themeColor="text1"/>
                <w:sz w:val="28"/>
              </w:rPr>
            </w:pPr>
            <w:r>
              <w:rPr>
                <w:color w:val="000000" w:themeColor="text1"/>
                <w:sz w:val="28"/>
                <w:lang w:val="uk-UA"/>
              </w:rPr>
              <w:t>(544)</w:t>
            </w:r>
          </w:p>
        </w:tc>
      </w:tr>
      <w:tr w:rsidR="00944BB9" w14:paraId="4B5CA95D" w14:textId="77777777" w:rsidTr="006D413C">
        <w:trPr>
          <w:trHeight w:val="483"/>
        </w:trPr>
        <w:tc>
          <w:tcPr>
            <w:tcW w:w="4340" w:type="dxa"/>
            <w:vAlign w:val="center"/>
          </w:tcPr>
          <w:p w14:paraId="5861110F" w14:textId="2AC92DCC" w:rsidR="00944BB9" w:rsidRPr="003F533E" w:rsidRDefault="003F533E" w:rsidP="00C6503F">
            <w:pPr>
              <w:rPr>
                <w:color w:val="000000" w:themeColor="text1"/>
                <w:sz w:val="28"/>
                <w:lang w:val="uk-UA"/>
              </w:rPr>
            </w:pPr>
            <w:r>
              <w:rPr>
                <w:color w:val="000000" w:themeColor="text1"/>
                <w:sz w:val="28"/>
                <w:lang w:val="uk-UA"/>
              </w:rPr>
              <w:t>Прибуток за рік</w:t>
            </w:r>
          </w:p>
        </w:tc>
        <w:tc>
          <w:tcPr>
            <w:tcW w:w="2661" w:type="dxa"/>
            <w:vAlign w:val="center"/>
          </w:tcPr>
          <w:p w14:paraId="1ED86011" w14:textId="4A195BF3" w:rsidR="00944BB9" w:rsidRPr="00071B47" w:rsidRDefault="00B35483" w:rsidP="006D413C">
            <w:pPr>
              <w:jc w:val="center"/>
              <w:rPr>
                <w:color w:val="000000" w:themeColor="text1"/>
                <w:sz w:val="28"/>
              </w:rPr>
            </w:pPr>
            <w:r w:rsidRPr="000C0282">
              <w:rPr>
                <w:b/>
                <w:bCs/>
                <w:color w:val="000000" w:themeColor="text1"/>
                <w:sz w:val="28"/>
                <w:lang w:val="uk-UA"/>
              </w:rPr>
              <w:t>6 499</w:t>
            </w:r>
          </w:p>
        </w:tc>
        <w:tc>
          <w:tcPr>
            <w:tcW w:w="2515" w:type="dxa"/>
            <w:vAlign w:val="center"/>
          </w:tcPr>
          <w:p w14:paraId="6DEA2A10" w14:textId="59A993BB" w:rsidR="00944BB9" w:rsidRPr="00071B47" w:rsidRDefault="00B35483" w:rsidP="006D413C">
            <w:pPr>
              <w:jc w:val="center"/>
              <w:rPr>
                <w:color w:val="000000" w:themeColor="text1"/>
                <w:sz w:val="28"/>
              </w:rPr>
            </w:pPr>
            <w:r w:rsidRPr="000C0282">
              <w:rPr>
                <w:b/>
                <w:bCs/>
                <w:color w:val="000000" w:themeColor="text1"/>
                <w:sz w:val="28"/>
                <w:lang w:val="uk-UA"/>
              </w:rPr>
              <w:t>2 153</w:t>
            </w:r>
          </w:p>
        </w:tc>
      </w:tr>
      <w:tr w:rsidR="00944BB9" w14:paraId="08921A83" w14:textId="77777777" w:rsidTr="006D413C">
        <w:trPr>
          <w:trHeight w:val="483"/>
        </w:trPr>
        <w:tc>
          <w:tcPr>
            <w:tcW w:w="4340" w:type="dxa"/>
            <w:vAlign w:val="center"/>
          </w:tcPr>
          <w:p w14:paraId="4BAE8ACF" w14:textId="196174EA" w:rsidR="00944BB9" w:rsidRPr="006218DD" w:rsidRDefault="006218DD" w:rsidP="00C6503F">
            <w:pPr>
              <w:rPr>
                <w:color w:val="000000" w:themeColor="text1"/>
                <w:sz w:val="28"/>
                <w:lang w:val="uk-UA"/>
              </w:rPr>
            </w:pPr>
            <w:r>
              <w:rPr>
                <w:color w:val="000000" w:themeColor="text1"/>
                <w:sz w:val="28"/>
                <w:lang w:val="uk-UA"/>
              </w:rPr>
              <w:t>Інший сукупний дохід</w:t>
            </w:r>
          </w:p>
        </w:tc>
        <w:tc>
          <w:tcPr>
            <w:tcW w:w="2661" w:type="dxa"/>
            <w:vAlign w:val="center"/>
          </w:tcPr>
          <w:p w14:paraId="020FFC66" w14:textId="77777777" w:rsidR="00944BB9" w:rsidRPr="00071B47" w:rsidRDefault="00944BB9" w:rsidP="006D413C">
            <w:pPr>
              <w:jc w:val="center"/>
              <w:rPr>
                <w:color w:val="000000" w:themeColor="text1"/>
                <w:sz w:val="28"/>
              </w:rPr>
            </w:pPr>
          </w:p>
        </w:tc>
        <w:tc>
          <w:tcPr>
            <w:tcW w:w="2515" w:type="dxa"/>
            <w:vAlign w:val="center"/>
          </w:tcPr>
          <w:p w14:paraId="3A527653" w14:textId="77777777" w:rsidR="00944BB9" w:rsidRPr="00071B47" w:rsidRDefault="00944BB9" w:rsidP="006D413C">
            <w:pPr>
              <w:jc w:val="center"/>
              <w:rPr>
                <w:color w:val="000000" w:themeColor="text1"/>
                <w:sz w:val="28"/>
              </w:rPr>
            </w:pPr>
          </w:p>
        </w:tc>
      </w:tr>
      <w:tr w:rsidR="00253FA9" w14:paraId="04AE8449" w14:textId="77777777" w:rsidTr="006D413C">
        <w:trPr>
          <w:trHeight w:val="483"/>
        </w:trPr>
        <w:tc>
          <w:tcPr>
            <w:tcW w:w="4340" w:type="dxa"/>
            <w:vAlign w:val="center"/>
          </w:tcPr>
          <w:p w14:paraId="07EAE6E6" w14:textId="0A19BAB5" w:rsidR="00253FA9" w:rsidRPr="0083673C" w:rsidRDefault="00253FA9" w:rsidP="00253FA9">
            <w:pPr>
              <w:rPr>
                <w:color w:val="000000" w:themeColor="text1"/>
                <w:sz w:val="28"/>
                <w:lang w:val="uk-UA"/>
              </w:rPr>
            </w:pPr>
            <w:r>
              <w:rPr>
                <w:color w:val="000000" w:themeColor="text1"/>
                <w:sz w:val="28"/>
                <w:lang w:val="uk-UA"/>
              </w:rPr>
              <w:t>Всього сукупний дохід за рік</w:t>
            </w:r>
          </w:p>
        </w:tc>
        <w:tc>
          <w:tcPr>
            <w:tcW w:w="2661" w:type="dxa"/>
            <w:vAlign w:val="center"/>
          </w:tcPr>
          <w:p w14:paraId="59A8BE6D" w14:textId="13C3FE18" w:rsidR="00253FA9" w:rsidRPr="00071B47" w:rsidRDefault="00253FA9" w:rsidP="00253FA9">
            <w:pPr>
              <w:jc w:val="center"/>
              <w:rPr>
                <w:color w:val="000000" w:themeColor="text1"/>
                <w:sz w:val="28"/>
              </w:rPr>
            </w:pPr>
            <w:r w:rsidRPr="000C0282">
              <w:rPr>
                <w:b/>
                <w:bCs/>
                <w:color w:val="000000" w:themeColor="text1"/>
                <w:sz w:val="28"/>
                <w:lang w:val="uk-UA"/>
              </w:rPr>
              <w:t>6 499</w:t>
            </w:r>
          </w:p>
        </w:tc>
        <w:tc>
          <w:tcPr>
            <w:tcW w:w="2515" w:type="dxa"/>
            <w:vAlign w:val="center"/>
          </w:tcPr>
          <w:p w14:paraId="399E3044" w14:textId="60F7A599" w:rsidR="00253FA9" w:rsidRPr="00071B47" w:rsidRDefault="00253FA9" w:rsidP="00253FA9">
            <w:pPr>
              <w:jc w:val="center"/>
              <w:rPr>
                <w:color w:val="000000" w:themeColor="text1"/>
                <w:sz w:val="28"/>
              </w:rPr>
            </w:pPr>
            <w:r w:rsidRPr="000C0282">
              <w:rPr>
                <w:b/>
                <w:bCs/>
                <w:color w:val="000000" w:themeColor="text1"/>
                <w:sz w:val="28"/>
                <w:lang w:val="uk-UA"/>
              </w:rPr>
              <w:t>2 153</w:t>
            </w:r>
          </w:p>
        </w:tc>
      </w:tr>
    </w:tbl>
    <w:p w14:paraId="2DA0FBF9" w14:textId="0F953707" w:rsidR="006E5C54" w:rsidRPr="007F0B6C" w:rsidRDefault="006E5C54">
      <w:pPr>
        <w:rPr>
          <w:color w:val="000000" w:themeColor="text1"/>
          <w:sz w:val="28"/>
          <w:lang w:val="uk-UA"/>
        </w:rPr>
      </w:pPr>
    </w:p>
    <w:p w14:paraId="239000B5" w14:textId="442F3E7B" w:rsidR="00C0175A" w:rsidRDefault="007F0B6C" w:rsidP="007F0B6C">
      <w:pPr>
        <w:spacing w:line="360" w:lineRule="auto"/>
        <w:ind w:left="283" w:firstLine="709"/>
        <w:jc w:val="both"/>
        <w:rPr>
          <w:color w:val="000000" w:themeColor="text1"/>
          <w:sz w:val="28"/>
          <w:lang w:val="en-US"/>
        </w:rPr>
      </w:pPr>
      <w:r w:rsidRPr="007F0B6C">
        <w:rPr>
          <w:color w:val="000000" w:themeColor="text1"/>
          <w:sz w:val="28"/>
        </w:rPr>
        <w:t>З представленої інформації видно, що чистий дохід від реалізації продукції збільшився у 2020 р. в порівняні з 2019 р. на 909 973 тис. грн., що вказує на поліпшення фінансового стану підприємства.</w:t>
      </w:r>
      <w:r w:rsidR="00164A6C">
        <w:rPr>
          <w:color w:val="000000" w:themeColor="text1"/>
          <w:sz w:val="28"/>
          <w:lang w:val="en-US"/>
        </w:rPr>
        <w:t>[</w:t>
      </w:r>
      <w:r w:rsidR="003B2EB9">
        <w:rPr>
          <w:color w:val="000000" w:themeColor="text1"/>
          <w:sz w:val="28"/>
          <w:lang w:val="en-US"/>
        </w:rPr>
        <w:t>6</w:t>
      </w:r>
      <w:r w:rsidR="00D21A84">
        <w:rPr>
          <w:color w:val="000000" w:themeColor="text1"/>
          <w:sz w:val="28"/>
          <w:lang w:val="en-US"/>
        </w:rPr>
        <w:t>]</w:t>
      </w:r>
    </w:p>
    <w:p w14:paraId="10F46B6C" w14:textId="4BB2A9E8" w:rsidR="00907D3A" w:rsidRDefault="00907D3A" w:rsidP="007F0B6C">
      <w:pPr>
        <w:spacing w:line="360" w:lineRule="auto"/>
        <w:ind w:left="283" w:firstLine="709"/>
        <w:jc w:val="both"/>
        <w:rPr>
          <w:color w:val="000000" w:themeColor="text1"/>
          <w:sz w:val="28"/>
          <w:lang w:val="uk-UA"/>
        </w:rPr>
      </w:pPr>
      <w:r>
        <w:rPr>
          <w:color w:val="000000" w:themeColor="text1"/>
          <w:sz w:val="28"/>
          <w:lang w:val="uk-UA"/>
        </w:rPr>
        <w:lastRenderedPageBreak/>
        <w:t xml:space="preserve">Згідно з Таблицею 2.2.1. </w:t>
      </w:r>
      <w:r w:rsidR="00C00DCD">
        <w:rPr>
          <w:color w:val="000000" w:themeColor="text1"/>
          <w:sz w:val="28"/>
          <w:lang w:val="uk-UA"/>
        </w:rPr>
        <w:t xml:space="preserve">бачимо, що дохід від реалізації збільшився від </w:t>
      </w:r>
      <w:r w:rsidR="00C00DCD" w:rsidRPr="005858A0">
        <w:rPr>
          <w:color w:val="000000" w:themeColor="text1"/>
          <w:sz w:val="28"/>
          <w:lang w:val="uk-UA"/>
        </w:rPr>
        <w:t>2 619 582</w:t>
      </w:r>
      <w:r w:rsidR="00C00DCD">
        <w:rPr>
          <w:color w:val="000000" w:themeColor="text1"/>
          <w:sz w:val="28"/>
          <w:lang w:val="uk-UA"/>
        </w:rPr>
        <w:t xml:space="preserve"> тис. грн. станом на кінець 2019 року до </w:t>
      </w:r>
      <w:r w:rsidR="00C00DCD" w:rsidRPr="00263B76">
        <w:rPr>
          <w:color w:val="000000" w:themeColor="text1"/>
          <w:sz w:val="28"/>
        </w:rPr>
        <w:t>3 547 554</w:t>
      </w:r>
      <w:r w:rsidR="00C00DCD">
        <w:rPr>
          <w:color w:val="000000" w:themeColor="text1"/>
          <w:sz w:val="28"/>
          <w:lang w:val="uk-UA"/>
        </w:rPr>
        <w:t xml:space="preserve"> тис. грн. станом на кінець 2020 року. Також відзначимо, що собівартість реалізації виросла з </w:t>
      </w:r>
      <w:r w:rsidR="00C00DCD" w:rsidRPr="005858A0">
        <w:rPr>
          <w:color w:val="000000" w:themeColor="text1"/>
          <w:sz w:val="28"/>
        </w:rPr>
        <w:t>1 972 730</w:t>
      </w:r>
      <w:r w:rsidR="00C00DCD">
        <w:rPr>
          <w:color w:val="000000" w:themeColor="text1"/>
          <w:sz w:val="28"/>
          <w:lang w:val="uk-UA"/>
        </w:rPr>
        <w:t xml:space="preserve"> тис. грн. до </w:t>
      </w:r>
      <w:r w:rsidR="009F091C" w:rsidRPr="00263B76">
        <w:rPr>
          <w:color w:val="000000" w:themeColor="text1"/>
          <w:sz w:val="28"/>
        </w:rPr>
        <w:t>2 674 849</w:t>
      </w:r>
      <w:r w:rsidR="009F091C">
        <w:rPr>
          <w:color w:val="000000" w:themeColor="text1"/>
          <w:sz w:val="28"/>
          <w:lang w:val="uk-UA"/>
        </w:rPr>
        <w:t xml:space="preserve"> тис.</w:t>
      </w:r>
      <w:r w:rsidR="00837AB2">
        <w:rPr>
          <w:color w:val="000000" w:themeColor="text1"/>
          <w:sz w:val="28"/>
          <w:lang w:val="uk-UA"/>
        </w:rPr>
        <w:t xml:space="preserve"> </w:t>
      </w:r>
      <w:r w:rsidR="009F091C">
        <w:rPr>
          <w:color w:val="000000" w:themeColor="text1"/>
          <w:sz w:val="28"/>
          <w:lang w:val="uk-UA"/>
        </w:rPr>
        <w:t xml:space="preserve">грн. </w:t>
      </w:r>
    </w:p>
    <w:p w14:paraId="2FA07724" w14:textId="60D34A89" w:rsidR="009F091C" w:rsidRDefault="009F091C" w:rsidP="007F0B6C">
      <w:pPr>
        <w:spacing w:line="360" w:lineRule="auto"/>
        <w:ind w:left="283" w:firstLine="709"/>
        <w:jc w:val="both"/>
        <w:rPr>
          <w:color w:val="000000" w:themeColor="text1"/>
          <w:sz w:val="28"/>
          <w:lang w:val="uk-UA"/>
        </w:rPr>
      </w:pPr>
      <w:r>
        <w:rPr>
          <w:color w:val="000000" w:themeColor="text1"/>
          <w:sz w:val="28"/>
          <w:lang w:val="uk-UA"/>
        </w:rPr>
        <w:t xml:space="preserve">Всі ці фактори свідчать про те, що </w:t>
      </w:r>
      <w:r w:rsidR="00AF4EDB">
        <w:rPr>
          <w:color w:val="000000" w:themeColor="text1"/>
          <w:sz w:val="28"/>
          <w:lang w:val="uk-UA"/>
        </w:rPr>
        <w:t>підприємство ТОВ «Київхліб»</w:t>
      </w:r>
      <w:r>
        <w:rPr>
          <w:color w:val="000000" w:themeColor="text1"/>
          <w:sz w:val="28"/>
          <w:lang w:val="uk-UA"/>
        </w:rPr>
        <w:t xml:space="preserve"> за 2020 рік збільшил</w:t>
      </w:r>
      <w:r w:rsidR="006D7DD3">
        <w:rPr>
          <w:color w:val="000000" w:themeColor="text1"/>
          <w:sz w:val="28"/>
          <w:lang w:val="uk-UA"/>
        </w:rPr>
        <w:t>о</w:t>
      </w:r>
      <w:r>
        <w:rPr>
          <w:color w:val="000000" w:themeColor="text1"/>
          <w:sz w:val="28"/>
          <w:lang w:val="uk-UA"/>
        </w:rPr>
        <w:t xml:space="preserve"> </w:t>
      </w:r>
      <w:r w:rsidR="00AF4EDB">
        <w:rPr>
          <w:color w:val="000000" w:themeColor="text1"/>
          <w:sz w:val="28"/>
          <w:lang w:val="uk-UA"/>
        </w:rPr>
        <w:t xml:space="preserve">обсяг виробництва </w:t>
      </w:r>
      <w:r w:rsidR="00E34F72">
        <w:rPr>
          <w:color w:val="000000" w:themeColor="text1"/>
          <w:sz w:val="28"/>
          <w:lang w:val="uk-UA"/>
        </w:rPr>
        <w:t>продукції, що призвело до збільшення затрат на виробництво, а також прибутку компанії. Проте зріст відбувся непропорці</w:t>
      </w:r>
      <w:r w:rsidR="00EF4A0C">
        <w:rPr>
          <w:color w:val="000000" w:themeColor="text1"/>
          <w:sz w:val="28"/>
          <w:lang w:val="uk-UA"/>
        </w:rPr>
        <w:t>йно</w:t>
      </w:r>
      <w:r w:rsidR="00E34F72">
        <w:rPr>
          <w:color w:val="000000" w:themeColor="text1"/>
          <w:sz w:val="28"/>
          <w:lang w:val="uk-UA"/>
        </w:rPr>
        <w:t>, і ми можемо відзначити, що чистий прибуток компанії</w:t>
      </w:r>
      <w:r w:rsidR="00A92189">
        <w:rPr>
          <w:color w:val="000000" w:themeColor="text1"/>
          <w:sz w:val="28"/>
          <w:lang w:val="uk-UA"/>
        </w:rPr>
        <w:t xml:space="preserve"> збільшився більше, аніж збільшились виробничі витрати, витрати на реалізац</w:t>
      </w:r>
      <w:r w:rsidR="00EF4A0C">
        <w:rPr>
          <w:color w:val="000000" w:themeColor="text1"/>
          <w:sz w:val="28"/>
          <w:lang w:val="uk-UA"/>
        </w:rPr>
        <w:t>і</w:t>
      </w:r>
      <w:r w:rsidR="00A92189">
        <w:rPr>
          <w:color w:val="000000" w:themeColor="text1"/>
          <w:sz w:val="28"/>
          <w:lang w:val="uk-UA"/>
        </w:rPr>
        <w:t>ю, транспортування, маркетинг і т. і.</w:t>
      </w:r>
    </w:p>
    <w:p w14:paraId="60FC1046" w14:textId="31FE9A1A" w:rsidR="006250F7" w:rsidRPr="00646F35" w:rsidRDefault="006250F7" w:rsidP="00646F35">
      <w:pPr>
        <w:spacing w:line="360" w:lineRule="auto"/>
        <w:ind w:left="283" w:firstLine="709"/>
        <w:jc w:val="both"/>
        <w:rPr>
          <w:color w:val="000000" w:themeColor="text1"/>
          <w:sz w:val="28"/>
          <w:lang w:val="uk-UA"/>
        </w:rPr>
      </w:pPr>
      <w:r>
        <w:rPr>
          <w:color w:val="000000" w:themeColor="text1"/>
          <w:sz w:val="28"/>
          <w:lang w:val="uk-UA"/>
        </w:rPr>
        <w:t>Визначимо, якими є можливі фактори збільшення обсягу виробництва</w:t>
      </w:r>
      <w:r w:rsidR="00B3227D">
        <w:rPr>
          <w:color w:val="000000" w:themeColor="text1"/>
          <w:sz w:val="28"/>
          <w:lang w:val="uk-UA"/>
        </w:rPr>
        <w:t>, що і призвело д</w:t>
      </w:r>
      <w:r w:rsidR="002B1FDB">
        <w:rPr>
          <w:color w:val="000000" w:themeColor="text1"/>
          <w:sz w:val="28"/>
          <w:lang w:val="uk-UA"/>
        </w:rPr>
        <w:t>о</w:t>
      </w:r>
      <w:r w:rsidR="00B3227D">
        <w:rPr>
          <w:color w:val="000000" w:themeColor="text1"/>
          <w:sz w:val="28"/>
          <w:lang w:val="uk-UA"/>
        </w:rPr>
        <w:t xml:space="preserve"> зростання </w:t>
      </w:r>
      <w:r w:rsidR="002B1FDB">
        <w:rPr>
          <w:color w:val="000000" w:themeColor="text1"/>
          <w:sz w:val="28"/>
          <w:lang w:val="uk-UA"/>
        </w:rPr>
        <w:t>прибутку компанії</w:t>
      </w:r>
      <w:r w:rsidR="003F7F41">
        <w:rPr>
          <w:color w:val="000000" w:themeColor="text1"/>
          <w:sz w:val="28"/>
          <w:lang w:val="uk-UA"/>
        </w:rPr>
        <w:t>. Такими факторами теоретично можуть бути:</w:t>
      </w:r>
    </w:p>
    <w:p w14:paraId="300F83C1" w14:textId="0B6E0D3E" w:rsidR="00F7599E" w:rsidRPr="00E160A6" w:rsidRDefault="00F7599E" w:rsidP="009471C8">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sidRPr="00E160A6">
        <w:rPr>
          <w:rFonts w:ascii="Times New Roman" w:hAnsi="Times New Roman" w:cs="Times New Roman"/>
          <w:color w:val="000000" w:themeColor="text1"/>
          <w:sz w:val="28"/>
        </w:rPr>
        <w:t>Збільшення попиту на продукцію. Якщо</w:t>
      </w:r>
      <w:r w:rsidR="00D00E7C" w:rsidRPr="00E160A6">
        <w:rPr>
          <w:rFonts w:ascii="Times New Roman" w:hAnsi="Times New Roman" w:cs="Times New Roman"/>
          <w:color w:val="000000" w:themeColor="text1"/>
          <w:sz w:val="28"/>
        </w:rPr>
        <w:t xml:space="preserve"> клієнти стають більш зацікавленими в товарах, які пропонує підприємство, тоді </w:t>
      </w:r>
      <w:proofErr w:type="spellStart"/>
      <w:r w:rsidR="00D00E7C" w:rsidRPr="00E160A6">
        <w:rPr>
          <w:rFonts w:ascii="Times New Roman" w:hAnsi="Times New Roman" w:cs="Times New Roman"/>
          <w:color w:val="000000" w:themeColor="text1"/>
          <w:sz w:val="28"/>
        </w:rPr>
        <w:t>звʼявляється</w:t>
      </w:r>
      <w:proofErr w:type="spellEnd"/>
      <w:r w:rsidR="00D00E7C" w:rsidRPr="00E160A6">
        <w:rPr>
          <w:rFonts w:ascii="Times New Roman" w:hAnsi="Times New Roman" w:cs="Times New Roman"/>
          <w:color w:val="000000" w:themeColor="text1"/>
          <w:sz w:val="28"/>
        </w:rPr>
        <w:t xml:space="preserve"> необхідність в збільшенні обсягів виробництва.</w:t>
      </w:r>
    </w:p>
    <w:p w14:paraId="70FCB842" w14:textId="142D55FB" w:rsidR="00D00E7C" w:rsidRDefault="00FE42E0"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Успішні маркетингові компанії, та відповідно збільшення ринку збуту продукці</w:t>
      </w:r>
      <w:r w:rsidR="00AD72BA">
        <w:rPr>
          <w:rFonts w:ascii="Times New Roman" w:hAnsi="Times New Roman" w:cs="Times New Roman"/>
          <w:color w:val="000000" w:themeColor="text1"/>
          <w:sz w:val="28"/>
        </w:rPr>
        <w:t>ї</w:t>
      </w:r>
      <w:r>
        <w:rPr>
          <w:rFonts w:ascii="Times New Roman" w:hAnsi="Times New Roman" w:cs="Times New Roman"/>
          <w:color w:val="000000" w:themeColor="text1"/>
          <w:sz w:val="28"/>
        </w:rPr>
        <w:t xml:space="preserve">. </w:t>
      </w:r>
      <w:r w:rsidR="00AD72BA">
        <w:rPr>
          <w:rFonts w:ascii="Times New Roman" w:hAnsi="Times New Roman" w:cs="Times New Roman"/>
          <w:color w:val="000000" w:themeColor="text1"/>
          <w:sz w:val="28"/>
        </w:rPr>
        <w:t>Як</w:t>
      </w:r>
      <w:r w:rsidR="00FC444C">
        <w:rPr>
          <w:rFonts w:ascii="Times New Roman" w:hAnsi="Times New Roman" w:cs="Times New Roman"/>
          <w:color w:val="000000" w:themeColor="text1"/>
          <w:sz w:val="28"/>
        </w:rPr>
        <w:t xml:space="preserve">що маркетинг та рекламування продукції </w:t>
      </w:r>
      <w:r w:rsidR="00DF5271">
        <w:rPr>
          <w:rFonts w:ascii="Times New Roman" w:hAnsi="Times New Roman" w:cs="Times New Roman"/>
          <w:color w:val="000000" w:themeColor="text1"/>
          <w:sz w:val="28"/>
        </w:rPr>
        <w:t>вдало працюють – це призведе до розширення наявної мережі збуту та залучення більшої кількості споживачів.</w:t>
      </w:r>
    </w:p>
    <w:p w14:paraId="2A483675" w14:textId="21B3319C" w:rsidR="00282E5B" w:rsidRDefault="00282E5B"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Впровадження нових технологій у виробничий процес може надати більші виробничі потужності та відповідно збільшити обсяг продукції, що виготовляється</w:t>
      </w:r>
      <w:r w:rsidR="00CC324F">
        <w:rPr>
          <w:rFonts w:ascii="Times New Roman" w:hAnsi="Times New Roman" w:cs="Times New Roman"/>
          <w:color w:val="000000" w:themeColor="text1"/>
          <w:sz w:val="28"/>
        </w:rPr>
        <w:t>.</w:t>
      </w:r>
    </w:p>
    <w:p w14:paraId="7282F740" w14:textId="7F62BA37" w:rsidR="00EA246A" w:rsidRDefault="00EA246A" w:rsidP="00646F35">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Розширення або модернізація виробничих </w:t>
      </w:r>
      <w:proofErr w:type="spellStart"/>
      <w:r>
        <w:rPr>
          <w:rFonts w:ascii="Times New Roman" w:hAnsi="Times New Roman" w:cs="Times New Roman"/>
          <w:color w:val="000000" w:themeColor="text1"/>
          <w:sz w:val="28"/>
        </w:rPr>
        <w:t>потужностей</w:t>
      </w:r>
      <w:proofErr w:type="spellEnd"/>
      <w:r w:rsidR="00236079">
        <w:rPr>
          <w:rFonts w:ascii="Times New Roman" w:hAnsi="Times New Roman" w:cs="Times New Roman"/>
          <w:color w:val="000000" w:themeColor="text1"/>
          <w:sz w:val="28"/>
        </w:rPr>
        <w:t xml:space="preserve">. При збільшенні кількості виробничих засобів, або збільшенні ефективності </w:t>
      </w:r>
      <w:r w:rsidR="00AE1FC5">
        <w:rPr>
          <w:rFonts w:ascii="Times New Roman" w:hAnsi="Times New Roman" w:cs="Times New Roman"/>
          <w:color w:val="000000" w:themeColor="text1"/>
          <w:sz w:val="28"/>
        </w:rPr>
        <w:t>виготовлення також збільшується і обсяг виробництва продукції.</w:t>
      </w:r>
    </w:p>
    <w:p w14:paraId="75CEBDD6" w14:textId="0B4D238D" w:rsidR="00115DC4" w:rsidRPr="00B45BD1" w:rsidRDefault="009934C1" w:rsidP="00B45BD1">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Зниження цін на товари. Даний фактор сприяє покращенню </w:t>
      </w:r>
      <w:proofErr w:type="spellStart"/>
      <w:r>
        <w:rPr>
          <w:rFonts w:ascii="Times New Roman" w:hAnsi="Times New Roman" w:cs="Times New Roman"/>
          <w:color w:val="000000" w:themeColor="text1"/>
          <w:sz w:val="28"/>
        </w:rPr>
        <w:t>конкурентноспроможності</w:t>
      </w:r>
      <w:proofErr w:type="spellEnd"/>
      <w:r>
        <w:rPr>
          <w:rFonts w:ascii="Times New Roman" w:hAnsi="Times New Roman" w:cs="Times New Roman"/>
          <w:color w:val="000000" w:themeColor="text1"/>
          <w:sz w:val="28"/>
        </w:rPr>
        <w:t xml:space="preserve"> підприємства на ринку</w:t>
      </w:r>
      <w:r w:rsidR="00EC5FE8">
        <w:rPr>
          <w:rFonts w:ascii="Times New Roman" w:hAnsi="Times New Roman" w:cs="Times New Roman"/>
          <w:color w:val="000000" w:themeColor="text1"/>
          <w:sz w:val="28"/>
        </w:rPr>
        <w:t>, що відповідно збільшує попит на товари та призводить до збільшення обсягів виробництва.</w:t>
      </w:r>
    </w:p>
    <w:p w14:paraId="1542F3A2" w14:textId="22E84788" w:rsidR="00284AFB" w:rsidRPr="00284AFB" w:rsidRDefault="00A72360" w:rsidP="00284AFB">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sidRPr="00320524">
        <w:rPr>
          <w:rFonts w:ascii="Times New Roman" w:hAnsi="Times New Roman" w:cs="Times New Roman"/>
          <w:color w:val="000000" w:themeColor="text1"/>
          <w:sz w:val="28"/>
        </w:rPr>
        <w:lastRenderedPageBreak/>
        <w:t>Вдосконалення</w:t>
      </w:r>
      <w:r w:rsidR="002D4B14" w:rsidRPr="00320524">
        <w:rPr>
          <w:rFonts w:ascii="Times New Roman" w:hAnsi="Times New Roman" w:cs="Times New Roman"/>
          <w:color w:val="000000" w:themeColor="text1"/>
          <w:sz w:val="28"/>
        </w:rPr>
        <w:t xml:space="preserve"> </w:t>
      </w:r>
      <w:r w:rsidR="00283E74" w:rsidRPr="00320524">
        <w:rPr>
          <w:rFonts w:ascii="Times New Roman" w:hAnsi="Times New Roman" w:cs="Times New Roman"/>
          <w:color w:val="000000" w:themeColor="text1"/>
          <w:sz w:val="28"/>
        </w:rPr>
        <w:t xml:space="preserve">логістики та транспортування може </w:t>
      </w:r>
      <w:r w:rsidR="00827567" w:rsidRPr="00320524">
        <w:rPr>
          <w:rFonts w:ascii="Times New Roman" w:hAnsi="Times New Roman" w:cs="Times New Roman"/>
          <w:color w:val="000000" w:themeColor="text1"/>
          <w:sz w:val="28"/>
        </w:rPr>
        <w:t>призвести до</w:t>
      </w:r>
      <w:r w:rsidR="007256F3" w:rsidRPr="00320524">
        <w:rPr>
          <w:rFonts w:ascii="Times New Roman" w:hAnsi="Times New Roman" w:cs="Times New Roman"/>
          <w:color w:val="000000" w:themeColor="text1"/>
          <w:sz w:val="28"/>
        </w:rPr>
        <w:t xml:space="preserve"> </w:t>
      </w:r>
      <w:r w:rsidRPr="00320524">
        <w:rPr>
          <w:rFonts w:ascii="Times New Roman" w:hAnsi="Times New Roman" w:cs="Times New Roman"/>
          <w:color w:val="000000" w:themeColor="text1"/>
          <w:sz w:val="28"/>
        </w:rPr>
        <w:t xml:space="preserve">пришвидшення </w:t>
      </w:r>
      <w:r w:rsidR="004E445D">
        <w:rPr>
          <w:rFonts w:ascii="Times New Roman" w:hAnsi="Times New Roman" w:cs="Times New Roman"/>
          <w:color w:val="000000" w:themeColor="text1"/>
          <w:sz w:val="28"/>
        </w:rPr>
        <w:t xml:space="preserve">доставки та збільшити </w:t>
      </w:r>
      <w:r w:rsidR="00561186">
        <w:rPr>
          <w:rFonts w:ascii="Times New Roman" w:hAnsi="Times New Roman" w:cs="Times New Roman"/>
          <w:color w:val="000000" w:themeColor="text1"/>
          <w:sz w:val="28"/>
        </w:rPr>
        <w:t>кількість оброблюваних замовлень на одиницю часу.</w:t>
      </w:r>
      <w:r w:rsidR="00977EB9">
        <w:rPr>
          <w:rFonts w:ascii="Times New Roman" w:hAnsi="Times New Roman" w:cs="Times New Roman"/>
          <w:color w:val="000000" w:themeColor="text1"/>
          <w:sz w:val="28"/>
        </w:rPr>
        <w:t xml:space="preserve"> Таким чином збільшується спроможність реалізації </w:t>
      </w:r>
      <w:r w:rsidR="00E82F35">
        <w:rPr>
          <w:rFonts w:ascii="Times New Roman" w:hAnsi="Times New Roman" w:cs="Times New Roman"/>
          <w:color w:val="000000" w:themeColor="text1"/>
          <w:sz w:val="28"/>
        </w:rPr>
        <w:t>виготовленої продукції, що призводить до збільшення обсягів виробництва.</w:t>
      </w:r>
    </w:p>
    <w:p w14:paraId="0C11785B" w14:textId="7074ADFA" w:rsidR="00284AFB" w:rsidRDefault="00C91709" w:rsidP="00320524">
      <w:pPr>
        <w:pStyle w:val="ListParagraph"/>
        <w:numPr>
          <w:ilvl w:val="1"/>
          <w:numId w:val="3"/>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Покращення якості продукції. Фактори, оговорені вище, такі як модернізація наявних виробничих </w:t>
      </w:r>
      <w:proofErr w:type="spellStart"/>
      <w:r>
        <w:rPr>
          <w:rFonts w:ascii="Times New Roman" w:hAnsi="Times New Roman" w:cs="Times New Roman"/>
          <w:color w:val="000000" w:themeColor="text1"/>
          <w:sz w:val="28"/>
        </w:rPr>
        <w:t>потужностей</w:t>
      </w:r>
      <w:proofErr w:type="spellEnd"/>
      <w:r>
        <w:rPr>
          <w:rFonts w:ascii="Times New Roman" w:hAnsi="Times New Roman" w:cs="Times New Roman"/>
          <w:color w:val="000000" w:themeColor="text1"/>
          <w:sz w:val="28"/>
        </w:rPr>
        <w:t>, збільшення ефективності виробництва та задіяння нових технологій у виробництві можуть призвести до покращення якості самих продуктів</w:t>
      </w:r>
      <w:r w:rsidR="00A97903">
        <w:rPr>
          <w:rFonts w:ascii="Times New Roman" w:hAnsi="Times New Roman" w:cs="Times New Roman"/>
          <w:color w:val="000000" w:themeColor="text1"/>
          <w:sz w:val="28"/>
        </w:rPr>
        <w:t>, що має позитивний відгук від покупців та відповідно призводить до збільшення попиту на товари</w:t>
      </w:r>
      <w:r w:rsidR="000C6236">
        <w:rPr>
          <w:rFonts w:ascii="Times New Roman" w:hAnsi="Times New Roman" w:cs="Times New Roman"/>
          <w:color w:val="000000" w:themeColor="text1"/>
          <w:sz w:val="28"/>
        </w:rPr>
        <w:t>.</w:t>
      </w:r>
    </w:p>
    <w:p w14:paraId="5475199E" w14:textId="77777777"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 xml:space="preserve">Проводячи дослідження, дійшли до висновку, що саме ці чинники могли призвести до наступних змін: </w:t>
      </w:r>
    </w:p>
    <w:p w14:paraId="6C7641F8" w14:textId="158B612A"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w:t>
      </w:r>
      <w:r>
        <w:rPr>
          <w:color w:val="000000" w:themeColor="text1"/>
          <w:sz w:val="28"/>
          <w:lang w:val="uk-UA"/>
        </w:rPr>
        <w:t>збільшення обсягу виробництва</w:t>
      </w:r>
    </w:p>
    <w:p w14:paraId="47433A4B" w14:textId="0B9CB2FE" w:rsidR="000C6236"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w:t>
      </w:r>
      <w:r>
        <w:rPr>
          <w:color w:val="000000" w:themeColor="text1"/>
          <w:sz w:val="28"/>
          <w:lang w:val="uk-UA"/>
        </w:rPr>
        <w:t>збільшення прибутку компанії</w:t>
      </w:r>
    </w:p>
    <w:p w14:paraId="280F55FB" w14:textId="0D1633AF" w:rsidR="00307E71" w:rsidRDefault="00307E71" w:rsidP="00307E71">
      <w:pPr>
        <w:spacing w:line="360" w:lineRule="auto"/>
        <w:ind w:left="283" w:firstLine="709"/>
        <w:jc w:val="both"/>
        <w:rPr>
          <w:color w:val="000000" w:themeColor="text1"/>
          <w:sz w:val="28"/>
          <w:lang w:val="uk-UA"/>
        </w:rPr>
      </w:pPr>
      <w:r>
        <w:rPr>
          <w:color w:val="000000" w:themeColor="text1"/>
          <w:sz w:val="28"/>
          <w:lang w:val="uk-UA"/>
        </w:rPr>
        <w:t>-</w:t>
      </w:r>
      <w:r w:rsidR="00A079DB">
        <w:rPr>
          <w:color w:val="000000" w:themeColor="text1"/>
          <w:sz w:val="28"/>
          <w:lang w:val="uk-UA"/>
        </w:rPr>
        <w:t xml:space="preserve"> збільшення клієнтської бази, тобто мережі збуту товару</w:t>
      </w:r>
    </w:p>
    <w:p w14:paraId="1E5F7691" w14:textId="16B278CF" w:rsidR="00C0175A" w:rsidRDefault="00544998" w:rsidP="00113BB3">
      <w:pPr>
        <w:spacing w:line="360" w:lineRule="auto"/>
        <w:ind w:left="283" w:firstLine="709"/>
        <w:jc w:val="both"/>
        <w:rPr>
          <w:color w:val="000000" w:themeColor="text1"/>
          <w:sz w:val="28"/>
          <w:lang w:val="uk-UA"/>
        </w:rPr>
      </w:pPr>
      <w:r>
        <w:rPr>
          <w:color w:val="000000" w:themeColor="text1"/>
          <w:sz w:val="28"/>
          <w:lang w:val="uk-UA"/>
        </w:rPr>
        <w:t xml:space="preserve">- покращення </w:t>
      </w:r>
      <w:r w:rsidR="00B06064">
        <w:rPr>
          <w:color w:val="000000" w:themeColor="text1"/>
          <w:sz w:val="28"/>
          <w:lang w:val="uk-UA"/>
        </w:rPr>
        <w:t>лояльності та довіри споживачів до виробника та продукції</w:t>
      </w:r>
      <w:r w:rsidR="00334740">
        <w:rPr>
          <w:color w:val="000000" w:themeColor="text1"/>
          <w:sz w:val="28"/>
          <w:lang w:val="uk-UA"/>
        </w:rPr>
        <w:t>.</w:t>
      </w:r>
    </w:p>
    <w:p w14:paraId="57D165F4" w14:textId="77777777" w:rsidR="00113BB3" w:rsidRPr="00113BB3" w:rsidRDefault="00113BB3" w:rsidP="00113BB3">
      <w:pPr>
        <w:spacing w:line="360" w:lineRule="auto"/>
        <w:ind w:left="283" w:firstLine="709"/>
        <w:jc w:val="both"/>
        <w:rPr>
          <w:color w:val="000000" w:themeColor="text1"/>
          <w:sz w:val="28"/>
          <w:lang w:val="uk-UA"/>
        </w:rPr>
      </w:pPr>
    </w:p>
    <w:p w14:paraId="18B4663C" w14:textId="457BF98B" w:rsidR="00F36EBF" w:rsidRDefault="00C0175A" w:rsidP="00482650">
      <w:pPr>
        <w:spacing w:line="360" w:lineRule="auto"/>
        <w:ind w:left="284" w:firstLine="709"/>
        <w:jc w:val="both"/>
        <w:outlineLvl w:val="1"/>
        <w:rPr>
          <w:b/>
          <w:bCs/>
          <w:color w:val="000000" w:themeColor="text1"/>
          <w:sz w:val="28"/>
          <w:lang w:val="uk-UA"/>
        </w:rPr>
      </w:pPr>
      <w:bookmarkStart w:id="9" w:name="_Toc130335614"/>
      <w:r w:rsidRPr="00C0175A">
        <w:rPr>
          <w:b/>
          <w:bCs/>
          <w:color w:val="000000" w:themeColor="text1"/>
          <w:sz w:val="28"/>
          <w:lang w:val="en-US"/>
        </w:rPr>
        <w:t xml:space="preserve">2.3. </w:t>
      </w:r>
      <w:r w:rsidR="00843AA5">
        <w:rPr>
          <w:b/>
          <w:bCs/>
          <w:color w:val="000000" w:themeColor="text1"/>
          <w:sz w:val="28"/>
          <w:lang w:val="uk-UA"/>
        </w:rPr>
        <w:t>Дослідження</w:t>
      </w:r>
      <w:r w:rsidR="00E41B1A">
        <w:rPr>
          <w:b/>
          <w:bCs/>
          <w:color w:val="000000" w:themeColor="text1"/>
          <w:sz w:val="28"/>
          <w:lang w:val="uk-UA"/>
        </w:rPr>
        <w:t xml:space="preserve"> ціноутворення підприємства</w:t>
      </w:r>
      <w:bookmarkEnd w:id="9"/>
    </w:p>
    <w:p w14:paraId="2C92CA86" w14:textId="638A28EA" w:rsidR="00482650" w:rsidRDefault="00843AA5" w:rsidP="00482650">
      <w:pPr>
        <w:spacing w:line="360" w:lineRule="auto"/>
        <w:ind w:left="283" w:firstLine="709"/>
        <w:jc w:val="both"/>
        <w:rPr>
          <w:color w:val="000000" w:themeColor="text1"/>
          <w:sz w:val="28"/>
          <w:lang w:val="uk-UA"/>
        </w:rPr>
      </w:pPr>
      <w:r>
        <w:rPr>
          <w:color w:val="000000" w:themeColor="text1"/>
          <w:sz w:val="28"/>
          <w:lang w:val="uk-UA"/>
        </w:rPr>
        <w:t>Для про</w:t>
      </w:r>
      <w:r w:rsidR="00214380">
        <w:rPr>
          <w:color w:val="000000" w:themeColor="text1"/>
          <w:sz w:val="28"/>
          <w:lang w:val="uk-UA"/>
        </w:rPr>
        <w:t xml:space="preserve">ведення дослідження </w:t>
      </w:r>
      <w:r w:rsidR="00227115">
        <w:rPr>
          <w:color w:val="000000" w:themeColor="text1"/>
          <w:sz w:val="28"/>
          <w:lang w:val="uk-UA"/>
        </w:rPr>
        <w:t xml:space="preserve">ціноутворення підприємства ТОВ «Київхліб» необхідно взяти кілька конкретних позицій із наявного асортименту виробника та </w:t>
      </w:r>
      <w:r w:rsidR="00033CE3">
        <w:rPr>
          <w:color w:val="000000" w:themeColor="text1"/>
          <w:sz w:val="28"/>
          <w:lang w:val="uk-UA"/>
        </w:rPr>
        <w:t>провести аналіз утворення цін</w:t>
      </w:r>
      <w:r w:rsidR="000239F6">
        <w:rPr>
          <w:color w:val="000000" w:themeColor="text1"/>
          <w:sz w:val="28"/>
          <w:lang w:val="uk-UA"/>
        </w:rPr>
        <w:t xml:space="preserve"> та динаміку</w:t>
      </w:r>
      <w:r w:rsidR="00F4768E">
        <w:rPr>
          <w:color w:val="000000" w:themeColor="text1"/>
          <w:sz w:val="28"/>
          <w:lang w:val="uk-UA"/>
        </w:rPr>
        <w:t xml:space="preserve"> цін на дані товари.</w:t>
      </w:r>
    </w:p>
    <w:p w14:paraId="7CC67F22" w14:textId="27893A67" w:rsidR="00DF74FF" w:rsidRPr="00DF74FF" w:rsidRDefault="00DF74FF" w:rsidP="004A1298">
      <w:pPr>
        <w:spacing w:line="360" w:lineRule="auto"/>
        <w:ind w:left="283" w:firstLine="709"/>
        <w:jc w:val="both"/>
        <w:rPr>
          <w:color w:val="000000" w:themeColor="text1"/>
          <w:sz w:val="28"/>
          <w:lang w:val="uk-UA"/>
        </w:rPr>
      </w:pPr>
      <w:r w:rsidRPr="00DF74FF">
        <w:rPr>
          <w:color w:val="000000" w:themeColor="text1"/>
          <w:sz w:val="28"/>
          <w:lang w:val="uk-UA"/>
        </w:rPr>
        <w:t xml:space="preserve">Відповідно до </w:t>
      </w:r>
      <w:r w:rsidR="003C1DF4">
        <w:rPr>
          <w:color w:val="000000" w:themeColor="text1"/>
          <w:sz w:val="28"/>
          <w:lang w:val="uk-UA"/>
        </w:rPr>
        <w:t>спостережень</w:t>
      </w:r>
      <w:r w:rsidRPr="00DF74FF">
        <w:rPr>
          <w:color w:val="000000" w:themeColor="text1"/>
          <w:sz w:val="28"/>
          <w:lang w:val="uk-UA"/>
        </w:rPr>
        <w:t>, станом на 3</w:t>
      </w:r>
      <w:r w:rsidR="006D5924">
        <w:rPr>
          <w:color w:val="000000" w:themeColor="text1"/>
          <w:sz w:val="28"/>
          <w:lang w:val="uk-UA"/>
        </w:rPr>
        <w:t>0</w:t>
      </w:r>
      <w:r w:rsidRPr="00DF74FF">
        <w:rPr>
          <w:color w:val="000000" w:themeColor="text1"/>
          <w:sz w:val="28"/>
          <w:lang w:val="uk-UA"/>
        </w:rPr>
        <w:t>.</w:t>
      </w:r>
      <w:r w:rsidR="006D5924">
        <w:rPr>
          <w:color w:val="000000" w:themeColor="text1"/>
          <w:sz w:val="28"/>
          <w:lang w:val="uk-UA"/>
        </w:rPr>
        <w:t>01</w:t>
      </w:r>
      <w:r w:rsidRPr="00DF74FF">
        <w:rPr>
          <w:color w:val="000000" w:themeColor="text1"/>
          <w:sz w:val="28"/>
          <w:lang w:val="uk-UA"/>
        </w:rPr>
        <w:t>.20</w:t>
      </w:r>
      <w:r w:rsidR="006D5924">
        <w:rPr>
          <w:color w:val="000000" w:themeColor="text1"/>
          <w:sz w:val="28"/>
          <w:lang w:val="uk-UA"/>
        </w:rPr>
        <w:t>21</w:t>
      </w:r>
      <w:r w:rsidRPr="00DF74FF">
        <w:rPr>
          <w:color w:val="000000" w:themeColor="text1"/>
          <w:sz w:val="28"/>
          <w:lang w:val="uk-UA"/>
        </w:rPr>
        <w:t xml:space="preserve"> на підприємствах торгівлі середня роздрібна ціна по Україні на три основні види хліба, зросла на 17,</w:t>
      </w:r>
      <w:r w:rsidR="001E6DC0">
        <w:rPr>
          <w:color w:val="000000" w:themeColor="text1"/>
          <w:sz w:val="28"/>
          <w:lang w:val="uk-UA"/>
        </w:rPr>
        <w:t>3</w:t>
      </w:r>
      <w:r w:rsidRPr="00DF74FF">
        <w:rPr>
          <w:color w:val="000000" w:themeColor="text1"/>
          <w:sz w:val="28"/>
          <w:lang w:val="uk-UA"/>
        </w:rPr>
        <w:t>% (0,95 грн./кг) по відношенню до ціни на кінець 20</w:t>
      </w:r>
      <w:r w:rsidR="001E6DC0">
        <w:rPr>
          <w:color w:val="000000" w:themeColor="text1"/>
          <w:sz w:val="28"/>
          <w:lang w:val="uk-UA"/>
        </w:rPr>
        <w:t>19</w:t>
      </w:r>
      <w:r w:rsidRPr="00DF74FF">
        <w:rPr>
          <w:color w:val="000000" w:themeColor="text1"/>
          <w:sz w:val="28"/>
          <w:lang w:val="uk-UA"/>
        </w:rPr>
        <w:t xml:space="preserve"> року.</w:t>
      </w:r>
    </w:p>
    <w:p w14:paraId="549C7BF6" w14:textId="5468AA70" w:rsidR="00CC15DB" w:rsidRPr="00706EB3" w:rsidRDefault="00CC15DB" w:rsidP="00246615">
      <w:pPr>
        <w:spacing w:line="360" w:lineRule="auto"/>
        <w:ind w:left="284"/>
        <w:jc w:val="both"/>
        <w:rPr>
          <w:color w:val="000000" w:themeColor="text1"/>
          <w:sz w:val="28"/>
          <w:lang w:val="uk-UA"/>
        </w:rPr>
      </w:pPr>
    </w:p>
    <w:p w14:paraId="23D669C9" w14:textId="1B5DFB03" w:rsidR="00D37E32" w:rsidRDefault="00D37E32" w:rsidP="00D37E32">
      <w:pPr>
        <w:spacing w:line="360" w:lineRule="auto"/>
        <w:jc w:val="both"/>
        <w:rPr>
          <w:color w:val="000000" w:themeColor="text1"/>
          <w:sz w:val="28"/>
          <w:lang w:val="uk-UA"/>
        </w:rPr>
      </w:pPr>
      <w:r w:rsidRPr="00D37E32">
        <w:rPr>
          <w:noProof/>
          <w:color w:val="000000" w:themeColor="text1"/>
          <w:sz w:val="28"/>
          <w:lang w:val="uk-UA"/>
        </w:rPr>
        <w:lastRenderedPageBreak/>
        <w:drawing>
          <wp:inline distT="0" distB="0" distL="0" distR="0" wp14:anchorId="7F7368BE" wp14:editId="781A94E0">
            <wp:extent cx="6120130" cy="3776345"/>
            <wp:effectExtent l="12700" t="12700" r="13970" b="825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4"/>
                    <a:stretch>
                      <a:fillRect/>
                    </a:stretch>
                  </pic:blipFill>
                  <pic:spPr>
                    <a:xfrm>
                      <a:off x="0" y="0"/>
                      <a:ext cx="6120130" cy="3776345"/>
                    </a:xfrm>
                    <a:prstGeom prst="rect">
                      <a:avLst/>
                    </a:prstGeom>
                    <a:ln>
                      <a:solidFill>
                        <a:schemeClr val="tx1"/>
                      </a:solidFill>
                    </a:ln>
                  </pic:spPr>
                </pic:pic>
              </a:graphicData>
            </a:graphic>
          </wp:inline>
        </w:drawing>
      </w:r>
    </w:p>
    <w:p w14:paraId="2A4A5FD0" w14:textId="0A316402" w:rsidR="007F0B6C" w:rsidRPr="001F4ADD" w:rsidRDefault="00F65F9D" w:rsidP="001F4ADD">
      <w:pPr>
        <w:spacing w:line="360" w:lineRule="auto"/>
        <w:ind w:left="283" w:firstLine="709"/>
        <w:jc w:val="both"/>
        <w:rPr>
          <w:color w:val="000000" w:themeColor="text1"/>
          <w:sz w:val="28"/>
          <w:lang w:val="uk-UA"/>
        </w:rPr>
      </w:pPr>
      <w:r w:rsidRPr="001F4ADD">
        <w:rPr>
          <w:color w:val="000000" w:themeColor="text1"/>
          <w:sz w:val="28"/>
          <w:lang w:val="uk-UA"/>
        </w:rPr>
        <w:t>Рисунок 2.3.1. – Динаміка зміни відпускних цін</w:t>
      </w:r>
      <w:r w:rsidR="009A670A">
        <w:rPr>
          <w:color w:val="000000" w:themeColor="text1"/>
          <w:sz w:val="28"/>
          <w:lang w:val="en-US"/>
        </w:rPr>
        <w:t xml:space="preserve"> </w:t>
      </w:r>
      <w:r w:rsidR="009A670A">
        <w:rPr>
          <w:color w:val="000000" w:themeColor="text1"/>
          <w:sz w:val="28"/>
          <w:lang w:val="uk-UA"/>
        </w:rPr>
        <w:t>на хліб</w:t>
      </w:r>
      <w:r w:rsidRPr="001F4ADD">
        <w:rPr>
          <w:color w:val="000000" w:themeColor="text1"/>
          <w:sz w:val="28"/>
          <w:lang w:val="uk-UA"/>
        </w:rPr>
        <w:t xml:space="preserve"> за 1 шт.(грн.)</w:t>
      </w:r>
      <w:r w:rsidR="009A670A">
        <w:rPr>
          <w:color w:val="000000" w:themeColor="text1"/>
          <w:sz w:val="28"/>
          <w:lang w:val="uk-UA"/>
        </w:rPr>
        <w:t xml:space="preserve"> в період 2020-2021рр.</w:t>
      </w:r>
    </w:p>
    <w:p w14:paraId="15E5CB25" w14:textId="759777C9" w:rsidR="00ED1CAE" w:rsidRPr="00ED1CAE" w:rsidRDefault="00ED1CAE" w:rsidP="00ED1CAE">
      <w:pPr>
        <w:spacing w:line="360" w:lineRule="auto"/>
        <w:ind w:left="283" w:firstLine="709"/>
        <w:jc w:val="both"/>
        <w:rPr>
          <w:color w:val="000000" w:themeColor="text1"/>
          <w:sz w:val="28"/>
          <w:lang w:val="en-US"/>
        </w:rPr>
      </w:pPr>
      <w:proofErr w:type="spellStart"/>
      <w:r w:rsidRPr="00ED1CAE">
        <w:rPr>
          <w:color w:val="000000" w:themeColor="text1"/>
          <w:sz w:val="28"/>
          <w:lang w:val="en-US"/>
        </w:rPr>
        <w:t>Міністерство</w:t>
      </w:r>
      <w:proofErr w:type="spellEnd"/>
      <w:r w:rsidRPr="00ED1CAE">
        <w:rPr>
          <w:color w:val="000000" w:themeColor="text1"/>
          <w:sz w:val="28"/>
          <w:lang w:val="en-US"/>
        </w:rPr>
        <w:t xml:space="preserve"> </w:t>
      </w:r>
      <w:proofErr w:type="spellStart"/>
      <w:r w:rsidRPr="00ED1CAE">
        <w:rPr>
          <w:color w:val="000000" w:themeColor="text1"/>
          <w:sz w:val="28"/>
          <w:lang w:val="en-US"/>
        </w:rPr>
        <w:t>аграрної</w:t>
      </w:r>
      <w:proofErr w:type="spellEnd"/>
      <w:r w:rsidRPr="00ED1CAE">
        <w:rPr>
          <w:color w:val="000000" w:themeColor="text1"/>
          <w:sz w:val="28"/>
          <w:lang w:val="en-US"/>
        </w:rPr>
        <w:t xml:space="preserve"> </w:t>
      </w:r>
      <w:proofErr w:type="spellStart"/>
      <w:r w:rsidRPr="00ED1CAE">
        <w:rPr>
          <w:color w:val="000000" w:themeColor="text1"/>
          <w:sz w:val="28"/>
          <w:lang w:val="en-US"/>
        </w:rPr>
        <w:t>політики</w:t>
      </w:r>
      <w:proofErr w:type="spellEnd"/>
      <w:r w:rsidRPr="00ED1CAE">
        <w:rPr>
          <w:color w:val="000000" w:themeColor="text1"/>
          <w:sz w:val="28"/>
          <w:lang w:val="en-US"/>
        </w:rPr>
        <w:t xml:space="preserve"> </w:t>
      </w:r>
      <w:proofErr w:type="spellStart"/>
      <w:r w:rsidRPr="00ED1CAE">
        <w:rPr>
          <w:color w:val="000000" w:themeColor="text1"/>
          <w:sz w:val="28"/>
          <w:lang w:val="en-US"/>
        </w:rPr>
        <w:t>та</w:t>
      </w:r>
      <w:proofErr w:type="spellEnd"/>
      <w:r w:rsidRPr="00ED1CAE">
        <w:rPr>
          <w:color w:val="000000" w:themeColor="text1"/>
          <w:sz w:val="28"/>
          <w:lang w:val="en-US"/>
        </w:rPr>
        <w:t xml:space="preserve"> </w:t>
      </w:r>
      <w:proofErr w:type="spellStart"/>
      <w:r w:rsidRPr="00ED1CAE">
        <w:rPr>
          <w:color w:val="000000" w:themeColor="text1"/>
          <w:sz w:val="28"/>
          <w:lang w:val="en-US"/>
        </w:rPr>
        <w:t>продовольства</w:t>
      </w:r>
      <w:proofErr w:type="spellEnd"/>
      <w:r w:rsidRPr="00ED1CAE">
        <w:rPr>
          <w:color w:val="000000" w:themeColor="text1"/>
          <w:sz w:val="28"/>
          <w:lang w:val="en-US"/>
        </w:rPr>
        <w:t xml:space="preserve"> </w:t>
      </w:r>
      <w:proofErr w:type="spellStart"/>
      <w:r w:rsidRPr="00ED1CAE">
        <w:rPr>
          <w:color w:val="000000" w:themeColor="text1"/>
          <w:sz w:val="28"/>
          <w:lang w:val="en-US"/>
        </w:rPr>
        <w:t>України</w:t>
      </w:r>
      <w:proofErr w:type="spellEnd"/>
      <w:r w:rsidRPr="00ED1CAE">
        <w:rPr>
          <w:color w:val="000000" w:themeColor="text1"/>
          <w:sz w:val="28"/>
          <w:lang w:val="en-US"/>
        </w:rPr>
        <w:t xml:space="preserve"> </w:t>
      </w:r>
      <w:proofErr w:type="spellStart"/>
      <w:r w:rsidRPr="00ED1CAE">
        <w:rPr>
          <w:color w:val="000000" w:themeColor="text1"/>
          <w:sz w:val="28"/>
          <w:lang w:val="en-US"/>
        </w:rPr>
        <w:t>пояснює</w:t>
      </w:r>
      <w:proofErr w:type="spellEnd"/>
      <w:r w:rsidRPr="00ED1CAE">
        <w:rPr>
          <w:color w:val="000000" w:themeColor="text1"/>
          <w:sz w:val="28"/>
          <w:lang w:val="en-US"/>
        </w:rPr>
        <w:t xml:space="preserve"> </w:t>
      </w:r>
      <w:proofErr w:type="spellStart"/>
      <w:r w:rsidRPr="00ED1CAE">
        <w:rPr>
          <w:color w:val="000000" w:themeColor="text1"/>
          <w:sz w:val="28"/>
          <w:lang w:val="en-US"/>
        </w:rPr>
        <w:t>ситуацію</w:t>
      </w:r>
      <w:proofErr w:type="spellEnd"/>
      <w:r w:rsidRPr="00ED1CAE">
        <w:rPr>
          <w:color w:val="000000" w:themeColor="text1"/>
          <w:sz w:val="28"/>
          <w:lang w:val="en-US"/>
        </w:rPr>
        <w:t xml:space="preserve"> </w:t>
      </w:r>
      <w:proofErr w:type="spellStart"/>
      <w:r w:rsidRPr="00ED1CAE">
        <w:rPr>
          <w:color w:val="000000" w:themeColor="text1"/>
          <w:sz w:val="28"/>
          <w:lang w:val="en-US"/>
        </w:rPr>
        <w:t>такими</w:t>
      </w:r>
      <w:proofErr w:type="spellEnd"/>
      <w:r w:rsidRPr="00ED1CAE">
        <w:rPr>
          <w:color w:val="000000" w:themeColor="text1"/>
          <w:sz w:val="28"/>
          <w:lang w:val="en-US"/>
        </w:rPr>
        <w:t xml:space="preserve"> </w:t>
      </w:r>
      <w:proofErr w:type="spellStart"/>
      <w:r w:rsidRPr="00ED1CAE">
        <w:rPr>
          <w:color w:val="000000" w:themeColor="text1"/>
          <w:sz w:val="28"/>
          <w:lang w:val="en-US"/>
        </w:rPr>
        <w:t>факторами</w:t>
      </w:r>
      <w:proofErr w:type="spellEnd"/>
      <w:r w:rsidRPr="00ED1CAE">
        <w:rPr>
          <w:color w:val="000000" w:themeColor="text1"/>
          <w:sz w:val="28"/>
          <w:lang w:val="en-US"/>
        </w:rPr>
        <w:t xml:space="preserve">, </w:t>
      </w:r>
      <w:proofErr w:type="spellStart"/>
      <w:r w:rsidRPr="00ED1CAE">
        <w:rPr>
          <w:color w:val="000000" w:themeColor="text1"/>
          <w:sz w:val="28"/>
          <w:lang w:val="en-US"/>
        </w:rPr>
        <w:t>як</w:t>
      </w:r>
      <w:proofErr w:type="spellEnd"/>
      <w:r w:rsidRPr="00ED1CAE">
        <w:rPr>
          <w:color w:val="000000" w:themeColor="text1"/>
          <w:sz w:val="28"/>
          <w:lang w:val="en-US"/>
        </w:rPr>
        <w:t xml:space="preserve">: </w:t>
      </w:r>
      <w:proofErr w:type="spellStart"/>
      <w:r w:rsidRPr="00ED1CAE">
        <w:rPr>
          <w:color w:val="000000" w:themeColor="text1"/>
          <w:sz w:val="28"/>
          <w:lang w:val="en-US"/>
        </w:rPr>
        <w:t>неоголошена</w:t>
      </w:r>
      <w:proofErr w:type="spellEnd"/>
      <w:r w:rsidRPr="00ED1CAE">
        <w:rPr>
          <w:color w:val="000000" w:themeColor="text1"/>
          <w:sz w:val="28"/>
          <w:lang w:val="en-US"/>
        </w:rPr>
        <w:t xml:space="preserve"> </w:t>
      </w:r>
      <w:proofErr w:type="spellStart"/>
      <w:r w:rsidRPr="00ED1CAE">
        <w:rPr>
          <w:color w:val="000000" w:themeColor="text1"/>
          <w:sz w:val="28"/>
          <w:lang w:val="en-US"/>
        </w:rPr>
        <w:t>війна</w:t>
      </w:r>
      <w:proofErr w:type="spellEnd"/>
      <w:r w:rsidRPr="00ED1CAE">
        <w:rPr>
          <w:color w:val="000000" w:themeColor="text1"/>
          <w:sz w:val="28"/>
          <w:lang w:val="en-US"/>
        </w:rPr>
        <w:t xml:space="preserve">, </w:t>
      </w:r>
      <w:proofErr w:type="spellStart"/>
      <w:r w:rsidRPr="00ED1CAE">
        <w:rPr>
          <w:color w:val="000000" w:themeColor="text1"/>
          <w:sz w:val="28"/>
          <w:lang w:val="en-US"/>
        </w:rPr>
        <w:t>подорожчання</w:t>
      </w:r>
      <w:proofErr w:type="spellEnd"/>
      <w:r w:rsidRPr="00ED1CAE">
        <w:rPr>
          <w:color w:val="000000" w:themeColor="text1"/>
          <w:sz w:val="28"/>
          <w:lang w:val="en-US"/>
        </w:rPr>
        <w:t xml:space="preserve"> </w:t>
      </w:r>
      <w:proofErr w:type="spellStart"/>
      <w:r w:rsidRPr="00ED1CAE">
        <w:rPr>
          <w:color w:val="000000" w:themeColor="text1"/>
          <w:sz w:val="28"/>
          <w:lang w:val="en-US"/>
        </w:rPr>
        <w:t>ціни</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газ</w:t>
      </w:r>
      <w:proofErr w:type="spellEnd"/>
      <w:r w:rsidRPr="00ED1CAE">
        <w:rPr>
          <w:color w:val="000000" w:themeColor="text1"/>
          <w:sz w:val="28"/>
          <w:lang w:val="en-US"/>
        </w:rPr>
        <w:t xml:space="preserve">, </w:t>
      </w:r>
      <w:proofErr w:type="spellStart"/>
      <w:r w:rsidRPr="00ED1CAE">
        <w:rPr>
          <w:color w:val="000000" w:themeColor="text1"/>
          <w:sz w:val="28"/>
          <w:lang w:val="en-US"/>
        </w:rPr>
        <w:t>падіння</w:t>
      </w:r>
      <w:proofErr w:type="spellEnd"/>
      <w:r w:rsidRPr="00ED1CAE">
        <w:rPr>
          <w:color w:val="000000" w:themeColor="text1"/>
          <w:sz w:val="28"/>
          <w:lang w:val="en-US"/>
        </w:rPr>
        <w:t xml:space="preserve"> </w:t>
      </w:r>
      <w:proofErr w:type="spellStart"/>
      <w:r w:rsidRPr="00ED1CAE">
        <w:rPr>
          <w:color w:val="000000" w:themeColor="text1"/>
          <w:sz w:val="28"/>
          <w:lang w:val="en-US"/>
        </w:rPr>
        <w:t>курсу</w:t>
      </w:r>
      <w:proofErr w:type="spellEnd"/>
      <w:r w:rsidRPr="00ED1CAE">
        <w:rPr>
          <w:color w:val="000000" w:themeColor="text1"/>
          <w:sz w:val="28"/>
          <w:lang w:val="en-US"/>
        </w:rPr>
        <w:t xml:space="preserve"> </w:t>
      </w:r>
      <w:proofErr w:type="spellStart"/>
      <w:r w:rsidRPr="00ED1CAE">
        <w:rPr>
          <w:color w:val="000000" w:themeColor="text1"/>
          <w:sz w:val="28"/>
          <w:lang w:val="en-US"/>
        </w:rPr>
        <w:t>гривні</w:t>
      </w:r>
      <w:proofErr w:type="spellEnd"/>
      <w:r w:rsidRPr="00ED1CAE">
        <w:rPr>
          <w:color w:val="000000" w:themeColor="text1"/>
          <w:sz w:val="28"/>
          <w:lang w:val="en-US"/>
        </w:rPr>
        <w:t xml:space="preserve"> </w:t>
      </w:r>
      <w:proofErr w:type="spellStart"/>
      <w:r w:rsidRPr="00ED1CAE">
        <w:rPr>
          <w:color w:val="000000" w:themeColor="text1"/>
          <w:sz w:val="28"/>
          <w:lang w:val="en-US"/>
        </w:rPr>
        <w:t>та</w:t>
      </w:r>
      <w:proofErr w:type="spellEnd"/>
      <w:r w:rsidRPr="00ED1CAE">
        <w:rPr>
          <w:color w:val="000000" w:themeColor="text1"/>
          <w:sz w:val="28"/>
          <w:lang w:val="en-US"/>
        </w:rPr>
        <w:t xml:space="preserve"> </w:t>
      </w:r>
      <w:proofErr w:type="spellStart"/>
      <w:r w:rsidRPr="00ED1CAE">
        <w:rPr>
          <w:color w:val="000000" w:themeColor="text1"/>
          <w:sz w:val="28"/>
          <w:lang w:val="en-US"/>
        </w:rPr>
        <w:t>підвищення</w:t>
      </w:r>
      <w:proofErr w:type="spellEnd"/>
      <w:r w:rsidRPr="00ED1CAE">
        <w:rPr>
          <w:color w:val="000000" w:themeColor="text1"/>
          <w:sz w:val="28"/>
          <w:lang w:val="en-US"/>
        </w:rPr>
        <w:t xml:space="preserve"> </w:t>
      </w:r>
      <w:proofErr w:type="spellStart"/>
      <w:r w:rsidRPr="00ED1CAE">
        <w:rPr>
          <w:color w:val="000000" w:themeColor="text1"/>
          <w:sz w:val="28"/>
          <w:lang w:val="en-US"/>
        </w:rPr>
        <w:t>цін</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пальне</w:t>
      </w:r>
      <w:proofErr w:type="spellEnd"/>
      <w:r w:rsidRPr="00ED1CAE">
        <w:rPr>
          <w:color w:val="000000" w:themeColor="text1"/>
          <w:sz w:val="28"/>
          <w:lang w:val="en-US"/>
        </w:rPr>
        <w:t>.</w:t>
      </w:r>
    </w:p>
    <w:p w14:paraId="51F4C547" w14:textId="73967530" w:rsidR="007F0B6C" w:rsidRDefault="00ED1CAE" w:rsidP="00ED1CAE">
      <w:pPr>
        <w:spacing w:line="360" w:lineRule="auto"/>
        <w:ind w:left="283" w:firstLine="709"/>
        <w:jc w:val="both"/>
        <w:rPr>
          <w:color w:val="000000" w:themeColor="text1"/>
          <w:sz w:val="28"/>
          <w:lang w:val="en-US"/>
        </w:rPr>
      </w:pPr>
      <w:proofErr w:type="spellStart"/>
      <w:r w:rsidRPr="00ED1CAE">
        <w:rPr>
          <w:color w:val="000000" w:themeColor="text1"/>
          <w:sz w:val="28"/>
          <w:lang w:val="en-US"/>
        </w:rPr>
        <w:t>Основними</w:t>
      </w:r>
      <w:proofErr w:type="spellEnd"/>
      <w:r w:rsidRPr="00ED1CAE">
        <w:rPr>
          <w:color w:val="000000" w:themeColor="text1"/>
          <w:sz w:val="28"/>
          <w:lang w:val="en-US"/>
        </w:rPr>
        <w:t xml:space="preserve"> </w:t>
      </w:r>
      <w:proofErr w:type="spellStart"/>
      <w:r w:rsidRPr="00ED1CAE">
        <w:rPr>
          <w:color w:val="000000" w:themeColor="text1"/>
          <w:sz w:val="28"/>
          <w:lang w:val="en-US"/>
        </w:rPr>
        <w:t>ціноутворюючими</w:t>
      </w:r>
      <w:proofErr w:type="spellEnd"/>
      <w:r w:rsidRPr="00ED1CAE">
        <w:rPr>
          <w:color w:val="000000" w:themeColor="text1"/>
          <w:sz w:val="28"/>
          <w:lang w:val="en-US"/>
        </w:rPr>
        <w:t xml:space="preserve"> </w:t>
      </w:r>
      <w:proofErr w:type="spellStart"/>
      <w:r w:rsidRPr="00ED1CAE">
        <w:rPr>
          <w:color w:val="000000" w:themeColor="text1"/>
          <w:sz w:val="28"/>
          <w:lang w:val="en-US"/>
        </w:rPr>
        <w:t>статтями</w:t>
      </w:r>
      <w:proofErr w:type="spellEnd"/>
      <w:r w:rsidRPr="00ED1CAE">
        <w:rPr>
          <w:color w:val="000000" w:themeColor="text1"/>
          <w:sz w:val="28"/>
          <w:lang w:val="en-US"/>
        </w:rPr>
        <w:t xml:space="preserve"> в </w:t>
      </w:r>
      <w:proofErr w:type="spellStart"/>
      <w:r w:rsidRPr="00ED1CAE">
        <w:rPr>
          <w:color w:val="000000" w:themeColor="text1"/>
          <w:sz w:val="28"/>
          <w:lang w:val="en-US"/>
        </w:rPr>
        <w:t>структурі</w:t>
      </w:r>
      <w:proofErr w:type="spellEnd"/>
      <w:r w:rsidRPr="00ED1CAE">
        <w:rPr>
          <w:color w:val="000000" w:themeColor="text1"/>
          <w:sz w:val="28"/>
          <w:lang w:val="en-US"/>
        </w:rPr>
        <w:t xml:space="preserve"> </w:t>
      </w:r>
      <w:proofErr w:type="spellStart"/>
      <w:r w:rsidRPr="00ED1CAE">
        <w:rPr>
          <w:color w:val="000000" w:themeColor="text1"/>
          <w:sz w:val="28"/>
          <w:lang w:val="en-US"/>
        </w:rPr>
        <w:t>собівартості</w:t>
      </w:r>
      <w:proofErr w:type="spellEnd"/>
      <w:r w:rsidRPr="00ED1CAE">
        <w:rPr>
          <w:color w:val="000000" w:themeColor="text1"/>
          <w:sz w:val="28"/>
          <w:lang w:val="en-US"/>
        </w:rPr>
        <w:t xml:space="preserve"> </w:t>
      </w:r>
      <w:proofErr w:type="spellStart"/>
      <w:r w:rsidRPr="00ED1CAE">
        <w:rPr>
          <w:color w:val="000000" w:themeColor="text1"/>
          <w:sz w:val="28"/>
          <w:lang w:val="en-US"/>
        </w:rPr>
        <w:t>хліба</w:t>
      </w:r>
      <w:proofErr w:type="spellEnd"/>
      <w:r w:rsidRPr="00ED1CAE">
        <w:rPr>
          <w:color w:val="000000" w:themeColor="text1"/>
          <w:sz w:val="28"/>
          <w:lang w:val="en-US"/>
        </w:rPr>
        <w:t xml:space="preserve"> є: </w:t>
      </w:r>
      <w:proofErr w:type="spellStart"/>
      <w:r w:rsidRPr="00ED1CAE">
        <w:rPr>
          <w:color w:val="000000" w:themeColor="text1"/>
          <w:sz w:val="28"/>
          <w:lang w:val="en-US"/>
        </w:rPr>
        <w:t>борошно</w:t>
      </w:r>
      <w:proofErr w:type="spellEnd"/>
      <w:r w:rsidRPr="00ED1CAE">
        <w:rPr>
          <w:color w:val="000000" w:themeColor="text1"/>
          <w:sz w:val="28"/>
          <w:lang w:val="en-US"/>
        </w:rPr>
        <w:t xml:space="preserve"> (43%), </w:t>
      </w:r>
      <w:proofErr w:type="spellStart"/>
      <w:r w:rsidRPr="00ED1CAE">
        <w:rPr>
          <w:color w:val="000000" w:themeColor="text1"/>
          <w:sz w:val="28"/>
          <w:lang w:val="en-US"/>
        </w:rPr>
        <w:t>інша</w:t>
      </w:r>
      <w:proofErr w:type="spellEnd"/>
      <w:r w:rsidRPr="00ED1CAE">
        <w:rPr>
          <w:color w:val="000000" w:themeColor="text1"/>
          <w:sz w:val="28"/>
          <w:lang w:val="en-US"/>
        </w:rPr>
        <w:t xml:space="preserve"> </w:t>
      </w:r>
      <w:proofErr w:type="spellStart"/>
      <w:r w:rsidRPr="00ED1CAE">
        <w:rPr>
          <w:color w:val="000000" w:themeColor="text1"/>
          <w:sz w:val="28"/>
          <w:lang w:val="en-US"/>
        </w:rPr>
        <w:t>сировина</w:t>
      </w:r>
      <w:proofErr w:type="spellEnd"/>
      <w:r w:rsidRPr="00ED1CAE">
        <w:rPr>
          <w:color w:val="000000" w:themeColor="text1"/>
          <w:sz w:val="28"/>
          <w:lang w:val="en-US"/>
        </w:rPr>
        <w:t xml:space="preserve"> (5%), </w:t>
      </w:r>
      <w:proofErr w:type="spellStart"/>
      <w:r w:rsidRPr="00ED1CAE">
        <w:rPr>
          <w:color w:val="000000" w:themeColor="text1"/>
          <w:sz w:val="28"/>
          <w:lang w:val="en-US"/>
        </w:rPr>
        <w:t>паливо</w:t>
      </w:r>
      <w:proofErr w:type="spellEnd"/>
      <w:r w:rsidRPr="00ED1CAE">
        <w:rPr>
          <w:color w:val="000000" w:themeColor="text1"/>
          <w:sz w:val="28"/>
          <w:lang w:val="en-US"/>
        </w:rPr>
        <w:t xml:space="preserve"> (4%), </w:t>
      </w:r>
      <w:proofErr w:type="spellStart"/>
      <w:r w:rsidRPr="00ED1CAE">
        <w:rPr>
          <w:color w:val="000000" w:themeColor="text1"/>
          <w:sz w:val="28"/>
          <w:lang w:val="en-US"/>
        </w:rPr>
        <w:t>загальновиробничі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(7%), </w:t>
      </w:r>
      <w:proofErr w:type="spellStart"/>
      <w:r w:rsidRPr="00ED1CAE">
        <w:rPr>
          <w:color w:val="000000" w:themeColor="text1"/>
          <w:sz w:val="28"/>
          <w:lang w:val="en-US"/>
        </w:rPr>
        <w:t>електроенергія</w:t>
      </w:r>
      <w:proofErr w:type="spellEnd"/>
      <w:r w:rsidRPr="00ED1CAE">
        <w:rPr>
          <w:color w:val="000000" w:themeColor="text1"/>
          <w:sz w:val="28"/>
          <w:lang w:val="en-US"/>
        </w:rPr>
        <w:t xml:space="preserve"> (1%), </w:t>
      </w:r>
      <w:proofErr w:type="spellStart"/>
      <w:r w:rsidRPr="00ED1CAE">
        <w:rPr>
          <w:color w:val="000000" w:themeColor="text1"/>
          <w:sz w:val="28"/>
          <w:lang w:val="en-US"/>
        </w:rPr>
        <w:t>заробітна</w:t>
      </w:r>
      <w:proofErr w:type="spellEnd"/>
      <w:r w:rsidRPr="00ED1CAE">
        <w:rPr>
          <w:color w:val="000000" w:themeColor="text1"/>
          <w:sz w:val="28"/>
          <w:lang w:val="en-US"/>
        </w:rPr>
        <w:t xml:space="preserve"> </w:t>
      </w:r>
      <w:proofErr w:type="spellStart"/>
      <w:r w:rsidRPr="00ED1CAE">
        <w:rPr>
          <w:color w:val="000000" w:themeColor="text1"/>
          <w:sz w:val="28"/>
          <w:lang w:val="en-US"/>
        </w:rPr>
        <w:t>плата</w:t>
      </w:r>
      <w:proofErr w:type="spellEnd"/>
      <w:r w:rsidRPr="00ED1CAE">
        <w:rPr>
          <w:color w:val="000000" w:themeColor="text1"/>
          <w:sz w:val="28"/>
          <w:lang w:val="en-US"/>
        </w:rPr>
        <w:t xml:space="preserve"> </w:t>
      </w:r>
      <w:proofErr w:type="spellStart"/>
      <w:r w:rsidRPr="00ED1CAE">
        <w:rPr>
          <w:color w:val="000000" w:themeColor="text1"/>
          <w:sz w:val="28"/>
          <w:lang w:val="en-US"/>
        </w:rPr>
        <w:t>основних</w:t>
      </w:r>
      <w:proofErr w:type="spellEnd"/>
      <w:r w:rsidRPr="00ED1CAE">
        <w:rPr>
          <w:color w:val="000000" w:themeColor="text1"/>
          <w:sz w:val="28"/>
          <w:lang w:val="en-US"/>
        </w:rPr>
        <w:t xml:space="preserve"> </w:t>
      </w:r>
      <w:proofErr w:type="spellStart"/>
      <w:r w:rsidRPr="00ED1CAE">
        <w:rPr>
          <w:color w:val="000000" w:themeColor="text1"/>
          <w:sz w:val="28"/>
          <w:lang w:val="en-US"/>
        </w:rPr>
        <w:t>робітників</w:t>
      </w:r>
      <w:proofErr w:type="spellEnd"/>
      <w:r w:rsidRPr="00ED1CAE">
        <w:rPr>
          <w:color w:val="000000" w:themeColor="text1"/>
          <w:sz w:val="28"/>
          <w:lang w:val="en-US"/>
        </w:rPr>
        <w:t xml:space="preserve"> з </w:t>
      </w:r>
      <w:proofErr w:type="spellStart"/>
      <w:r w:rsidRPr="00ED1CAE">
        <w:rPr>
          <w:color w:val="000000" w:themeColor="text1"/>
          <w:sz w:val="28"/>
          <w:lang w:val="en-US"/>
        </w:rPr>
        <w:t>нарахуваннями</w:t>
      </w:r>
      <w:proofErr w:type="spellEnd"/>
      <w:r w:rsidRPr="00ED1CAE">
        <w:rPr>
          <w:color w:val="000000" w:themeColor="text1"/>
          <w:sz w:val="28"/>
          <w:lang w:val="en-US"/>
        </w:rPr>
        <w:t xml:space="preserve"> (5%), </w:t>
      </w:r>
      <w:proofErr w:type="spellStart"/>
      <w:r w:rsidRPr="00ED1CAE">
        <w:rPr>
          <w:color w:val="000000" w:themeColor="text1"/>
          <w:sz w:val="28"/>
          <w:lang w:val="en-US"/>
        </w:rPr>
        <w:t>адміністративні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(7%), </w:t>
      </w:r>
      <w:proofErr w:type="spellStart"/>
      <w:r w:rsidRPr="00ED1CAE">
        <w:rPr>
          <w:color w:val="000000" w:themeColor="text1"/>
          <w:sz w:val="28"/>
          <w:lang w:val="en-US"/>
        </w:rPr>
        <w:t>фінансові</w:t>
      </w:r>
      <w:proofErr w:type="spellEnd"/>
      <w:r w:rsidRPr="00ED1CAE">
        <w:rPr>
          <w:color w:val="000000" w:themeColor="text1"/>
          <w:sz w:val="28"/>
          <w:lang w:val="en-US"/>
        </w:rPr>
        <w:t xml:space="preserve">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(1%), </w:t>
      </w:r>
      <w:proofErr w:type="spellStart"/>
      <w:r w:rsidRPr="00ED1CAE">
        <w:rPr>
          <w:color w:val="000000" w:themeColor="text1"/>
          <w:sz w:val="28"/>
          <w:lang w:val="en-US"/>
        </w:rPr>
        <w:t>витрати</w:t>
      </w:r>
      <w:proofErr w:type="spellEnd"/>
      <w:r w:rsidRPr="00ED1CAE">
        <w:rPr>
          <w:color w:val="000000" w:themeColor="text1"/>
          <w:sz w:val="28"/>
          <w:lang w:val="en-US"/>
        </w:rPr>
        <w:t xml:space="preserve"> </w:t>
      </w:r>
      <w:proofErr w:type="spellStart"/>
      <w:r w:rsidRPr="00ED1CAE">
        <w:rPr>
          <w:color w:val="000000" w:themeColor="text1"/>
          <w:sz w:val="28"/>
          <w:lang w:val="en-US"/>
        </w:rPr>
        <w:t>на</w:t>
      </w:r>
      <w:proofErr w:type="spellEnd"/>
      <w:r w:rsidRPr="00ED1CAE">
        <w:rPr>
          <w:color w:val="000000" w:themeColor="text1"/>
          <w:sz w:val="28"/>
          <w:lang w:val="en-US"/>
        </w:rPr>
        <w:t xml:space="preserve"> </w:t>
      </w:r>
      <w:proofErr w:type="spellStart"/>
      <w:r w:rsidRPr="00ED1CAE">
        <w:rPr>
          <w:color w:val="000000" w:themeColor="text1"/>
          <w:sz w:val="28"/>
          <w:lang w:val="en-US"/>
        </w:rPr>
        <w:t>збут</w:t>
      </w:r>
      <w:proofErr w:type="spellEnd"/>
      <w:r w:rsidRPr="00ED1CAE">
        <w:rPr>
          <w:color w:val="000000" w:themeColor="text1"/>
          <w:sz w:val="28"/>
          <w:lang w:val="en-US"/>
        </w:rPr>
        <w:t xml:space="preserve"> (27%).</w:t>
      </w:r>
    </w:p>
    <w:p w14:paraId="1BE73BCE" w14:textId="5A6E20AD" w:rsidR="00F1099A" w:rsidRDefault="00DE0C8E" w:rsidP="00ED1CAE">
      <w:pPr>
        <w:spacing w:line="360" w:lineRule="auto"/>
        <w:ind w:left="283" w:firstLine="709"/>
        <w:jc w:val="both"/>
        <w:rPr>
          <w:color w:val="000000" w:themeColor="text1"/>
          <w:sz w:val="28"/>
          <w:lang w:val="uk-UA"/>
        </w:rPr>
      </w:pPr>
      <w:r>
        <w:rPr>
          <w:color w:val="000000" w:themeColor="text1"/>
          <w:sz w:val="28"/>
          <w:lang w:val="uk-UA"/>
        </w:rPr>
        <w:t>Для наглядного розуміння р</w:t>
      </w:r>
      <w:r w:rsidR="00F1099A">
        <w:rPr>
          <w:color w:val="000000" w:themeColor="text1"/>
          <w:sz w:val="28"/>
          <w:lang w:val="uk-UA"/>
        </w:rPr>
        <w:t>озглянемо</w:t>
      </w:r>
      <w:r w:rsidR="00DE02A8">
        <w:rPr>
          <w:color w:val="000000" w:themeColor="text1"/>
          <w:sz w:val="28"/>
          <w:lang w:val="uk-UA"/>
        </w:rPr>
        <w:t xml:space="preserve"> кільцеву</w:t>
      </w:r>
      <w:r w:rsidR="00F1099A">
        <w:rPr>
          <w:color w:val="000000" w:themeColor="text1"/>
          <w:sz w:val="28"/>
          <w:lang w:val="uk-UA"/>
        </w:rPr>
        <w:t xml:space="preserve"> діаграму, на якій зображено складові ціни на хліб на Рисунку 2.3.2.</w:t>
      </w:r>
    </w:p>
    <w:p w14:paraId="283E4EC6" w14:textId="2380D06E" w:rsidR="00DE02A8" w:rsidRDefault="00DE02A8" w:rsidP="00DE02A8">
      <w:pPr>
        <w:spacing w:line="360" w:lineRule="auto"/>
        <w:jc w:val="both"/>
        <w:rPr>
          <w:color w:val="000000" w:themeColor="text1"/>
          <w:sz w:val="28"/>
          <w:lang w:val="en-US"/>
        </w:rPr>
      </w:pPr>
      <w:r w:rsidRPr="00DE02A8">
        <w:rPr>
          <w:noProof/>
          <w:color w:val="000000" w:themeColor="text1"/>
          <w:sz w:val="28"/>
          <w:lang w:val="en-US"/>
        </w:rPr>
        <w:lastRenderedPageBreak/>
        <w:drawing>
          <wp:inline distT="0" distB="0" distL="0" distR="0" wp14:anchorId="1FC8DC83" wp14:editId="25E84651">
            <wp:extent cx="6120130" cy="3746500"/>
            <wp:effectExtent l="12700" t="12700" r="13970" b="12700"/>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25"/>
                    <a:stretch>
                      <a:fillRect/>
                    </a:stretch>
                  </pic:blipFill>
                  <pic:spPr>
                    <a:xfrm>
                      <a:off x="0" y="0"/>
                      <a:ext cx="6120130" cy="3746500"/>
                    </a:xfrm>
                    <a:prstGeom prst="rect">
                      <a:avLst/>
                    </a:prstGeom>
                    <a:ln>
                      <a:solidFill>
                        <a:schemeClr val="tx1"/>
                      </a:solidFill>
                    </a:ln>
                  </pic:spPr>
                </pic:pic>
              </a:graphicData>
            </a:graphic>
          </wp:inline>
        </w:drawing>
      </w:r>
    </w:p>
    <w:p w14:paraId="1FF9F612" w14:textId="7FBE3CBF" w:rsidR="00DE02A8" w:rsidRDefault="00DE02A8" w:rsidP="00586E91">
      <w:pPr>
        <w:spacing w:line="360" w:lineRule="auto"/>
        <w:ind w:left="283" w:firstLine="709"/>
        <w:jc w:val="both"/>
        <w:rPr>
          <w:color w:val="000000" w:themeColor="text1"/>
          <w:sz w:val="28"/>
          <w:lang w:val="uk-UA"/>
        </w:rPr>
      </w:pPr>
      <w:r w:rsidRPr="00586E91">
        <w:rPr>
          <w:color w:val="000000" w:themeColor="text1"/>
          <w:sz w:val="28"/>
          <w:lang w:val="uk-UA"/>
        </w:rPr>
        <w:t xml:space="preserve">Рисунок 2.3.2. – Структура </w:t>
      </w:r>
      <w:proofErr w:type="spellStart"/>
      <w:r w:rsidRPr="00586E91">
        <w:rPr>
          <w:color w:val="000000" w:themeColor="text1"/>
          <w:sz w:val="28"/>
          <w:lang w:val="uk-UA"/>
        </w:rPr>
        <w:t>ціноутворчих</w:t>
      </w:r>
      <w:proofErr w:type="spellEnd"/>
      <w:r w:rsidRPr="00586E91">
        <w:rPr>
          <w:color w:val="000000" w:themeColor="text1"/>
          <w:sz w:val="28"/>
          <w:lang w:val="uk-UA"/>
        </w:rPr>
        <w:t xml:space="preserve"> факторів в собівартості хлібу.</w:t>
      </w:r>
    </w:p>
    <w:p w14:paraId="4AD9D5A7" w14:textId="77777777" w:rsidR="00B35F2E" w:rsidRPr="00586E91" w:rsidRDefault="00B35F2E" w:rsidP="00586E91">
      <w:pPr>
        <w:spacing w:line="360" w:lineRule="auto"/>
        <w:ind w:left="283" w:firstLine="709"/>
        <w:jc w:val="both"/>
        <w:rPr>
          <w:color w:val="000000" w:themeColor="text1"/>
          <w:sz w:val="28"/>
          <w:lang w:val="uk-UA"/>
        </w:rPr>
      </w:pPr>
    </w:p>
    <w:p w14:paraId="6E1A9B2F" w14:textId="7232B7D8" w:rsidR="0099397B" w:rsidRPr="00E83E78" w:rsidRDefault="0099397B" w:rsidP="00E83E78">
      <w:pPr>
        <w:spacing w:line="360" w:lineRule="auto"/>
        <w:ind w:left="283" w:firstLine="709"/>
        <w:jc w:val="both"/>
        <w:rPr>
          <w:color w:val="000000" w:themeColor="text1"/>
          <w:sz w:val="28"/>
          <w:lang w:val="en-US"/>
        </w:rPr>
      </w:pPr>
      <w:proofErr w:type="spellStart"/>
      <w:r w:rsidRPr="0099397B">
        <w:rPr>
          <w:color w:val="000000" w:themeColor="text1"/>
          <w:sz w:val="28"/>
          <w:lang w:val="en-US"/>
        </w:rPr>
        <w:t>Крім</w:t>
      </w:r>
      <w:proofErr w:type="spellEnd"/>
      <w:r w:rsidRPr="0099397B">
        <w:rPr>
          <w:color w:val="000000" w:themeColor="text1"/>
          <w:sz w:val="28"/>
          <w:lang w:val="en-US"/>
        </w:rPr>
        <w:t xml:space="preserve"> </w:t>
      </w:r>
      <w:proofErr w:type="spellStart"/>
      <w:r w:rsidRPr="0099397B">
        <w:rPr>
          <w:color w:val="000000" w:themeColor="text1"/>
          <w:sz w:val="28"/>
          <w:lang w:val="en-US"/>
        </w:rPr>
        <w:t>того</w:t>
      </w:r>
      <w:proofErr w:type="spellEnd"/>
      <w:r w:rsidRPr="0099397B">
        <w:rPr>
          <w:color w:val="000000" w:themeColor="text1"/>
          <w:sz w:val="28"/>
          <w:lang w:val="en-US"/>
        </w:rPr>
        <w:t xml:space="preserve">, </w:t>
      </w:r>
      <w:proofErr w:type="spellStart"/>
      <w:r w:rsidRPr="0099397B">
        <w:rPr>
          <w:color w:val="000000" w:themeColor="text1"/>
          <w:sz w:val="28"/>
          <w:lang w:val="en-US"/>
        </w:rPr>
        <w:t>важливу</w:t>
      </w:r>
      <w:proofErr w:type="spellEnd"/>
      <w:r w:rsidRPr="0099397B">
        <w:rPr>
          <w:color w:val="000000" w:themeColor="text1"/>
          <w:sz w:val="28"/>
          <w:lang w:val="en-US"/>
        </w:rPr>
        <w:t xml:space="preserve"> </w:t>
      </w:r>
      <w:proofErr w:type="spellStart"/>
      <w:r w:rsidRPr="0099397B">
        <w:rPr>
          <w:color w:val="000000" w:themeColor="text1"/>
          <w:sz w:val="28"/>
          <w:lang w:val="en-US"/>
        </w:rPr>
        <w:t>роль</w:t>
      </w:r>
      <w:proofErr w:type="spellEnd"/>
      <w:r w:rsidRPr="0099397B">
        <w:rPr>
          <w:color w:val="000000" w:themeColor="text1"/>
          <w:sz w:val="28"/>
          <w:lang w:val="en-US"/>
        </w:rPr>
        <w:t xml:space="preserve"> в </w:t>
      </w:r>
      <w:proofErr w:type="spellStart"/>
      <w:r w:rsidRPr="0099397B">
        <w:rPr>
          <w:color w:val="000000" w:themeColor="text1"/>
          <w:sz w:val="28"/>
          <w:lang w:val="en-US"/>
        </w:rPr>
        <w:t>собівартості</w:t>
      </w:r>
      <w:proofErr w:type="spellEnd"/>
      <w:r w:rsidRPr="0099397B">
        <w:rPr>
          <w:color w:val="000000" w:themeColor="text1"/>
          <w:sz w:val="28"/>
          <w:lang w:val="en-US"/>
        </w:rPr>
        <w:t xml:space="preserve"> </w:t>
      </w:r>
      <w:proofErr w:type="spellStart"/>
      <w:r w:rsidRPr="0099397B">
        <w:rPr>
          <w:color w:val="000000" w:themeColor="text1"/>
          <w:sz w:val="28"/>
          <w:lang w:val="en-US"/>
        </w:rPr>
        <w:t>продукції</w:t>
      </w:r>
      <w:proofErr w:type="spellEnd"/>
      <w:r w:rsidRPr="0099397B">
        <w:rPr>
          <w:color w:val="000000" w:themeColor="text1"/>
          <w:sz w:val="28"/>
          <w:lang w:val="en-US"/>
        </w:rPr>
        <w:t xml:space="preserve"> </w:t>
      </w:r>
      <w:proofErr w:type="spellStart"/>
      <w:r w:rsidRPr="0099397B">
        <w:rPr>
          <w:color w:val="000000" w:themeColor="text1"/>
          <w:sz w:val="28"/>
          <w:lang w:val="en-US"/>
        </w:rPr>
        <w:t>відіграють</w:t>
      </w:r>
      <w:proofErr w:type="spellEnd"/>
      <w:r w:rsidRPr="0099397B">
        <w:rPr>
          <w:color w:val="000000" w:themeColor="text1"/>
          <w:sz w:val="28"/>
          <w:lang w:val="en-US"/>
        </w:rPr>
        <w:t xml:space="preserve">: </w:t>
      </w:r>
      <w:proofErr w:type="spellStart"/>
      <w:r w:rsidRPr="0099397B">
        <w:rPr>
          <w:color w:val="000000" w:themeColor="text1"/>
          <w:sz w:val="28"/>
          <w:lang w:val="en-US"/>
        </w:rPr>
        <w:t>потужність</w:t>
      </w:r>
      <w:proofErr w:type="spellEnd"/>
      <w:r w:rsidRPr="0099397B">
        <w:rPr>
          <w:color w:val="000000" w:themeColor="text1"/>
          <w:sz w:val="28"/>
          <w:lang w:val="en-US"/>
        </w:rPr>
        <w:t xml:space="preserve"> </w:t>
      </w:r>
      <w:proofErr w:type="spellStart"/>
      <w:r w:rsidRPr="0099397B">
        <w:rPr>
          <w:color w:val="000000" w:themeColor="text1"/>
          <w:sz w:val="28"/>
          <w:lang w:val="en-US"/>
        </w:rPr>
        <w:t>виробництва</w:t>
      </w:r>
      <w:proofErr w:type="spellEnd"/>
      <w:r w:rsidRPr="0099397B">
        <w:rPr>
          <w:color w:val="000000" w:themeColor="text1"/>
          <w:sz w:val="28"/>
          <w:lang w:val="en-US"/>
        </w:rPr>
        <w:t xml:space="preserve">, </w:t>
      </w:r>
      <w:proofErr w:type="spellStart"/>
      <w:r w:rsidRPr="0099397B">
        <w:rPr>
          <w:color w:val="000000" w:themeColor="text1"/>
          <w:sz w:val="28"/>
          <w:lang w:val="en-US"/>
        </w:rPr>
        <w:t>конкуренція</w:t>
      </w:r>
      <w:proofErr w:type="spellEnd"/>
      <w:r w:rsidRPr="0099397B">
        <w:rPr>
          <w:color w:val="000000" w:themeColor="text1"/>
          <w:sz w:val="28"/>
          <w:lang w:val="en-US"/>
        </w:rPr>
        <w:t xml:space="preserve">, </w:t>
      </w:r>
      <w:proofErr w:type="spellStart"/>
      <w:r w:rsidRPr="0099397B">
        <w:rPr>
          <w:color w:val="000000" w:themeColor="text1"/>
          <w:sz w:val="28"/>
          <w:lang w:val="en-US"/>
        </w:rPr>
        <w:t>ринок</w:t>
      </w:r>
      <w:proofErr w:type="spellEnd"/>
      <w:r w:rsidRPr="0099397B">
        <w:rPr>
          <w:color w:val="000000" w:themeColor="text1"/>
          <w:sz w:val="28"/>
          <w:lang w:val="en-US"/>
        </w:rPr>
        <w:t xml:space="preserve"> </w:t>
      </w:r>
      <w:proofErr w:type="spellStart"/>
      <w:r w:rsidRPr="0099397B">
        <w:rPr>
          <w:color w:val="000000" w:themeColor="text1"/>
          <w:sz w:val="28"/>
          <w:lang w:val="en-US"/>
        </w:rPr>
        <w:t>збуту</w:t>
      </w:r>
      <w:proofErr w:type="spellEnd"/>
      <w:r w:rsidRPr="0099397B">
        <w:rPr>
          <w:color w:val="000000" w:themeColor="text1"/>
          <w:sz w:val="28"/>
          <w:lang w:val="en-US"/>
        </w:rPr>
        <w:t xml:space="preserve"> </w:t>
      </w:r>
      <w:proofErr w:type="spellStart"/>
      <w:r w:rsidRPr="0099397B">
        <w:rPr>
          <w:color w:val="000000" w:themeColor="text1"/>
          <w:sz w:val="28"/>
          <w:lang w:val="en-US"/>
        </w:rPr>
        <w:t>та</w:t>
      </w:r>
      <w:proofErr w:type="spellEnd"/>
      <w:r w:rsidRPr="0099397B">
        <w:rPr>
          <w:color w:val="000000" w:themeColor="text1"/>
          <w:sz w:val="28"/>
          <w:lang w:val="en-US"/>
        </w:rPr>
        <w:t xml:space="preserve"> </w:t>
      </w:r>
      <w:proofErr w:type="spellStart"/>
      <w:r w:rsidRPr="0099397B">
        <w:rPr>
          <w:color w:val="000000" w:themeColor="text1"/>
          <w:sz w:val="28"/>
          <w:lang w:val="en-US"/>
        </w:rPr>
        <w:t>сучасність</w:t>
      </w:r>
      <w:proofErr w:type="spellEnd"/>
      <w:r w:rsidRPr="0099397B">
        <w:rPr>
          <w:color w:val="000000" w:themeColor="text1"/>
          <w:sz w:val="28"/>
          <w:lang w:val="en-US"/>
        </w:rPr>
        <w:t xml:space="preserve"> </w:t>
      </w:r>
      <w:proofErr w:type="spellStart"/>
      <w:r w:rsidRPr="0099397B">
        <w:rPr>
          <w:color w:val="000000" w:themeColor="text1"/>
          <w:sz w:val="28"/>
          <w:lang w:val="en-US"/>
        </w:rPr>
        <w:t>технічного</w:t>
      </w:r>
      <w:proofErr w:type="spellEnd"/>
      <w:r w:rsidRPr="0099397B">
        <w:rPr>
          <w:color w:val="000000" w:themeColor="text1"/>
          <w:sz w:val="28"/>
          <w:lang w:val="en-US"/>
        </w:rPr>
        <w:t xml:space="preserve"> </w:t>
      </w:r>
      <w:proofErr w:type="spellStart"/>
      <w:r w:rsidRPr="0099397B">
        <w:rPr>
          <w:color w:val="000000" w:themeColor="text1"/>
          <w:sz w:val="28"/>
          <w:lang w:val="en-US"/>
        </w:rPr>
        <w:t>оснащення</w:t>
      </w:r>
      <w:proofErr w:type="spellEnd"/>
      <w:r w:rsidRPr="0099397B">
        <w:rPr>
          <w:color w:val="000000" w:themeColor="text1"/>
          <w:sz w:val="28"/>
          <w:lang w:val="en-US"/>
        </w:rPr>
        <w:t>.</w:t>
      </w:r>
    </w:p>
    <w:p w14:paraId="7726422E" w14:textId="00321483" w:rsidR="007F0B6C" w:rsidRPr="005B3659" w:rsidRDefault="00E83E78" w:rsidP="00E83E78">
      <w:pPr>
        <w:spacing w:line="360" w:lineRule="auto"/>
        <w:ind w:left="283" w:firstLine="709"/>
        <w:jc w:val="both"/>
        <w:rPr>
          <w:color w:val="000000" w:themeColor="text1"/>
          <w:sz w:val="28"/>
          <w:lang w:val="uk-UA"/>
        </w:rPr>
      </w:pPr>
      <w:proofErr w:type="spellStart"/>
      <w:r w:rsidRPr="00E83E78">
        <w:rPr>
          <w:color w:val="000000" w:themeColor="text1"/>
          <w:sz w:val="28"/>
          <w:lang w:val="en-US"/>
        </w:rPr>
        <w:t>Найбільшою</w:t>
      </w:r>
      <w:proofErr w:type="spellEnd"/>
      <w:r w:rsidRPr="00E83E78">
        <w:rPr>
          <w:color w:val="000000" w:themeColor="text1"/>
          <w:sz w:val="28"/>
          <w:lang w:val="en-US"/>
        </w:rPr>
        <w:t xml:space="preserve"> </w:t>
      </w:r>
      <w:proofErr w:type="spellStart"/>
      <w:r w:rsidRPr="00E83E78">
        <w:rPr>
          <w:color w:val="000000" w:themeColor="text1"/>
          <w:sz w:val="28"/>
          <w:lang w:val="en-US"/>
        </w:rPr>
        <w:t>ціноутворюючою</w:t>
      </w:r>
      <w:proofErr w:type="spellEnd"/>
      <w:r w:rsidRPr="00E83E78">
        <w:rPr>
          <w:color w:val="000000" w:themeColor="text1"/>
          <w:sz w:val="28"/>
          <w:lang w:val="en-US"/>
        </w:rPr>
        <w:t xml:space="preserve"> </w:t>
      </w:r>
      <w:proofErr w:type="spellStart"/>
      <w:r w:rsidRPr="00E83E78">
        <w:rPr>
          <w:color w:val="000000" w:themeColor="text1"/>
          <w:sz w:val="28"/>
          <w:lang w:val="en-US"/>
        </w:rPr>
        <w:t>статтею</w:t>
      </w:r>
      <w:proofErr w:type="spellEnd"/>
      <w:r w:rsidRPr="00E83E78">
        <w:rPr>
          <w:color w:val="000000" w:themeColor="text1"/>
          <w:sz w:val="28"/>
          <w:lang w:val="en-US"/>
        </w:rPr>
        <w:t xml:space="preserve"> є </w:t>
      </w:r>
      <w:proofErr w:type="spellStart"/>
      <w:r w:rsidRPr="00E83E78">
        <w:rPr>
          <w:color w:val="000000" w:themeColor="text1"/>
          <w:sz w:val="28"/>
          <w:lang w:val="en-US"/>
        </w:rPr>
        <w:t>борошн</w:t>
      </w:r>
      <w:proofErr w:type="spellEnd"/>
      <w:r w:rsidR="00843294">
        <w:rPr>
          <w:color w:val="000000" w:themeColor="text1"/>
          <w:sz w:val="28"/>
          <w:lang w:val="uk-UA"/>
        </w:rPr>
        <w:t>о</w:t>
      </w:r>
      <w:r w:rsidRPr="00E83E78">
        <w:rPr>
          <w:color w:val="000000" w:themeColor="text1"/>
          <w:sz w:val="28"/>
          <w:lang w:val="en-US"/>
        </w:rPr>
        <w:t xml:space="preserve">. </w:t>
      </w:r>
      <w:proofErr w:type="spellStart"/>
      <w:r w:rsidRPr="00E83E78">
        <w:rPr>
          <w:color w:val="000000" w:themeColor="text1"/>
          <w:sz w:val="28"/>
          <w:lang w:val="en-US"/>
        </w:rPr>
        <w:t>Так</w:t>
      </w:r>
      <w:proofErr w:type="spellEnd"/>
      <w:r w:rsidRPr="00E83E78">
        <w:rPr>
          <w:color w:val="000000" w:themeColor="text1"/>
          <w:sz w:val="28"/>
          <w:lang w:val="en-US"/>
        </w:rPr>
        <w:t xml:space="preserve">, </w:t>
      </w:r>
      <w:proofErr w:type="spellStart"/>
      <w:r w:rsidRPr="00E83E78">
        <w:rPr>
          <w:color w:val="000000" w:themeColor="text1"/>
          <w:sz w:val="28"/>
          <w:lang w:val="en-US"/>
        </w:rPr>
        <w:t>наявні</w:t>
      </w:r>
      <w:proofErr w:type="spellEnd"/>
      <w:r w:rsidRPr="00E83E78">
        <w:rPr>
          <w:color w:val="000000" w:themeColor="text1"/>
          <w:sz w:val="28"/>
          <w:lang w:val="en-US"/>
        </w:rPr>
        <w:t xml:space="preserve"> </w:t>
      </w:r>
      <w:proofErr w:type="spellStart"/>
      <w:r w:rsidRPr="00E83E78">
        <w:rPr>
          <w:color w:val="000000" w:themeColor="text1"/>
          <w:sz w:val="28"/>
          <w:lang w:val="en-US"/>
        </w:rPr>
        <w:t>державні</w:t>
      </w:r>
      <w:proofErr w:type="spellEnd"/>
      <w:r w:rsidRPr="00E83E78">
        <w:rPr>
          <w:color w:val="000000" w:themeColor="text1"/>
          <w:sz w:val="28"/>
          <w:lang w:val="en-US"/>
        </w:rPr>
        <w:t xml:space="preserve"> </w:t>
      </w:r>
      <w:proofErr w:type="spellStart"/>
      <w:r w:rsidRPr="00E83E78">
        <w:rPr>
          <w:color w:val="000000" w:themeColor="text1"/>
          <w:sz w:val="28"/>
          <w:lang w:val="en-US"/>
        </w:rPr>
        <w:t>зернові</w:t>
      </w:r>
      <w:proofErr w:type="spellEnd"/>
      <w:r w:rsidRPr="00E83E78">
        <w:rPr>
          <w:color w:val="000000" w:themeColor="text1"/>
          <w:sz w:val="28"/>
          <w:lang w:val="en-US"/>
        </w:rPr>
        <w:t xml:space="preserve"> </w:t>
      </w:r>
      <w:proofErr w:type="spellStart"/>
      <w:r w:rsidRPr="00E83E78">
        <w:rPr>
          <w:color w:val="000000" w:themeColor="text1"/>
          <w:sz w:val="28"/>
          <w:lang w:val="en-US"/>
        </w:rPr>
        <w:t>запаси</w:t>
      </w:r>
      <w:proofErr w:type="spellEnd"/>
      <w:r w:rsidRPr="00E83E78">
        <w:rPr>
          <w:color w:val="000000" w:themeColor="text1"/>
          <w:sz w:val="28"/>
          <w:lang w:val="en-US"/>
        </w:rPr>
        <w:t xml:space="preserve"> </w:t>
      </w:r>
      <w:proofErr w:type="spellStart"/>
      <w:r w:rsidRPr="00E83E78">
        <w:rPr>
          <w:color w:val="000000" w:themeColor="text1"/>
          <w:sz w:val="28"/>
          <w:lang w:val="en-US"/>
        </w:rPr>
        <w:t>дозволяють</w:t>
      </w:r>
      <w:proofErr w:type="spellEnd"/>
      <w:r w:rsidRPr="00E83E78">
        <w:rPr>
          <w:color w:val="000000" w:themeColor="text1"/>
          <w:sz w:val="28"/>
          <w:lang w:val="en-US"/>
        </w:rPr>
        <w:t xml:space="preserve"> </w:t>
      </w:r>
      <w:proofErr w:type="spellStart"/>
      <w:r w:rsidRPr="00E83E78">
        <w:rPr>
          <w:color w:val="000000" w:themeColor="text1"/>
          <w:sz w:val="28"/>
          <w:lang w:val="en-US"/>
        </w:rPr>
        <w:t>борошномельним</w:t>
      </w:r>
      <w:proofErr w:type="spellEnd"/>
      <w:r w:rsidRPr="00E83E78">
        <w:rPr>
          <w:color w:val="000000" w:themeColor="text1"/>
          <w:sz w:val="28"/>
          <w:lang w:val="en-US"/>
        </w:rPr>
        <w:t xml:space="preserve"> </w:t>
      </w:r>
      <w:proofErr w:type="spellStart"/>
      <w:r w:rsidRPr="00E83E78">
        <w:rPr>
          <w:color w:val="000000" w:themeColor="text1"/>
          <w:sz w:val="28"/>
          <w:lang w:val="en-US"/>
        </w:rPr>
        <w:t>підприємствам</w:t>
      </w:r>
      <w:proofErr w:type="spellEnd"/>
      <w:r w:rsidRPr="00E83E78">
        <w:rPr>
          <w:color w:val="000000" w:themeColor="text1"/>
          <w:sz w:val="28"/>
          <w:lang w:val="en-US"/>
        </w:rPr>
        <w:t xml:space="preserve"> </w:t>
      </w:r>
      <w:proofErr w:type="spellStart"/>
      <w:r w:rsidRPr="00E83E78">
        <w:rPr>
          <w:color w:val="000000" w:themeColor="text1"/>
          <w:sz w:val="28"/>
          <w:lang w:val="en-US"/>
        </w:rPr>
        <w:t>переробляти</w:t>
      </w:r>
      <w:proofErr w:type="spellEnd"/>
      <w:r w:rsidRPr="00E83E78">
        <w:rPr>
          <w:color w:val="000000" w:themeColor="text1"/>
          <w:sz w:val="28"/>
          <w:lang w:val="en-US"/>
        </w:rPr>
        <w:t xml:space="preserve"> </w:t>
      </w:r>
      <w:proofErr w:type="spellStart"/>
      <w:r w:rsidRPr="00E83E78">
        <w:rPr>
          <w:color w:val="000000" w:themeColor="text1"/>
          <w:sz w:val="28"/>
          <w:lang w:val="en-US"/>
        </w:rPr>
        <w:t>його</w:t>
      </w:r>
      <w:proofErr w:type="spellEnd"/>
      <w:r w:rsidRPr="00E83E78">
        <w:rPr>
          <w:color w:val="000000" w:themeColor="text1"/>
          <w:sz w:val="28"/>
          <w:lang w:val="en-US"/>
        </w:rPr>
        <w:t xml:space="preserve"> </w:t>
      </w:r>
      <w:proofErr w:type="spellStart"/>
      <w:r w:rsidRPr="00E83E78">
        <w:rPr>
          <w:color w:val="000000" w:themeColor="text1"/>
          <w:sz w:val="28"/>
          <w:lang w:val="en-US"/>
        </w:rPr>
        <w:t>ще</w:t>
      </w:r>
      <w:proofErr w:type="spellEnd"/>
      <w:r w:rsidRPr="00E83E78">
        <w:rPr>
          <w:color w:val="000000" w:themeColor="text1"/>
          <w:sz w:val="28"/>
          <w:lang w:val="en-US"/>
        </w:rPr>
        <w:t xml:space="preserve"> </w:t>
      </w:r>
      <w:proofErr w:type="spellStart"/>
      <w:r w:rsidRPr="00E83E78">
        <w:rPr>
          <w:color w:val="000000" w:themeColor="text1"/>
          <w:sz w:val="28"/>
          <w:lang w:val="en-US"/>
        </w:rPr>
        <w:t>протягом</w:t>
      </w:r>
      <w:proofErr w:type="spellEnd"/>
      <w:r w:rsidRPr="00E83E78">
        <w:rPr>
          <w:color w:val="000000" w:themeColor="text1"/>
          <w:sz w:val="28"/>
          <w:lang w:val="en-US"/>
        </w:rPr>
        <w:t xml:space="preserve"> </w:t>
      </w:r>
      <w:proofErr w:type="spellStart"/>
      <w:r w:rsidRPr="00E83E78">
        <w:rPr>
          <w:color w:val="000000" w:themeColor="text1"/>
          <w:sz w:val="28"/>
          <w:lang w:val="en-US"/>
        </w:rPr>
        <w:t>двох</w:t>
      </w:r>
      <w:proofErr w:type="spellEnd"/>
      <w:r w:rsidRPr="00E83E78">
        <w:rPr>
          <w:color w:val="000000" w:themeColor="text1"/>
          <w:sz w:val="28"/>
          <w:lang w:val="en-US"/>
        </w:rPr>
        <w:t xml:space="preserve"> </w:t>
      </w:r>
      <w:proofErr w:type="spellStart"/>
      <w:r w:rsidRPr="00E83E78">
        <w:rPr>
          <w:color w:val="000000" w:themeColor="text1"/>
          <w:sz w:val="28"/>
          <w:lang w:val="en-US"/>
        </w:rPr>
        <w:t>років</w:t>
      </w:r>
      <w:proofErr w:type="spellEnd"/>
      <w:r w:rsidRPr="00E83E78">
        <w:rPr>
          <w:color w:val="000000" w:themeColor="text1"/>
          <w:sz w:val="28"/>
          <w:lang w:val="en-US"/>
        </w:rPr>
        <w:t xml:space="preserve">. А </w:t>
      </w:r>
      <w:proofErr w:type="spellStart"/>
      <w:r w:rsidRPr="00E83E78">
        <w:rPr>
          <w:color w:val="000000" w:themeColor="text1"/>
          <w:sz w:val="28"/>
          <w:lang w:val="en-US"/>
        </w:rPr>
        <w:t>відповідно</w:t>
      </w:r>
      <w:proofErr w:type="spellEnd"/>
      <w:r w:rsidRPr="00E83E78">
        <w:rPr>
          <w:color w:val="000000" w:themeColor="text1"/>
          <w:sz w:val="28"/>
          <w:lang w:val="en-US"/>
        </w:rPr>
        <w:t xml:space="preserve"> </w:t>
      </w:r>
      <w:proofErr w:type="spellStart"/>
      <w:r w:rsidRPr="00E83E78">
        <w:rPr>
          <w:color w:val="000000" w:themeColor="text1"/>
          <w:sz w:val="28"/>
          <w:lang w:val="en-US"/>
        </w:rPr>
        <w:t>до</w:t>
      </w:r>
      <w:proofErr w:type="spellEnd"/>
      <w:r w:rsidRPr="00E83E78">
        <w:rPr>
          <w:color w:val="000000" w:themeColor="text1"/>
          <w:sz w:val="28"/>
          <w:lang w:val="en-US"/>
        </w:rPr>
        <w:t xml:space="preserve"> </w:t>
      </w:r>
      <w:proofErr w:type="spellStart"/>
      <w:r w:rsidRPr="00E83E78">
        <w:rPr>
          <w:color w:val="000000" w:themeColor="text1"/>
          <w:sz w:val="28"/>
          <w:lang w:val="en-US"/>
        </w:rPr>
        <w:t>Порядку</w:t>
      </w:r>
      <w:proofErr w:type="spellEnd"/>
      <w:r w:rsidRPr="00E83E78">
        <w:rPr>
          <w:color w:val="000000" w:themeColor="text1"/>
          <w:sz w:val="28"/>
          <w:lang w:val="en-US"/>
        </w:rPr>
        <w:t xml:space="preserve"> </w:t>
      </w:r>
      <w:proofErr w:type="spellStart"/>
      <w:r w:rsidRPr="00E83E78">
        <w:rPr>
          <w:color w:val="000000" w:themeColor="text1"/>
          <w:sz w:val="28"/>
          <w:lang w:val="en-US"/>
        </w:rPr>
        <w:t>постачання</w:t>
      </w:r>
      <w:proofErr w:type="spellEnd"/>
      <w:r w:rsidRPr="00E83E78">
        <w:rPr>
          <w:color w:val="000000" w:themeColor="text1"/>
          <w:sz w:val="28"/>
          <w:lang w:val="en-US"/>
        </w:rPr>
        <w:t xml:space="preserve"> </w:t>
      </w:r>
      <w:proofErr w:type="spellStart"/>
      <w:r w:rsidRPr="00E83E78">
        <w:rPr>
          <w:color w:val="000000" w:themeColor="text1"/>
          <w:sz w:val="28"/>
          <w:lang w:val="en-US"/>
        </w:rPr>
        <w:t>та</w:t>
      </w:r>
      <w:proofErr w:type="spellEnd"/>
      <w:r w:rsidRPr="00E83E78">
        <w:rPr>
          <w:color w:val="000000" w:themeColor="text1"/>
          <w:sz w:val="28"/>
          <w:lang w:val="en-US"/>
        </w:rPr>
        <w:t xml:space="preserve"> </w:t>
      </w:r>
      <w:proofErr w:type="spellStart"/>
      <w:r w:rsidRPr="00E83E78">
        <w:rPr>
          <w:color w:val="000000" w:themeColor="text1"/>
          <w:sz w:val="28"/>
          <w:lang w:val="en-US"/>
        </w:rPr>
        <w:t>використання</w:t>
      </w:r>
      <w:proofErr w:type="spellEnd"/>
      <w:r w:rsidRPr="00E83E78">
        <w:rPr>
          <w:color w:val="000000" w:themeColor="text1"/>
          <w:sz w:val="28"/>
          <w:lang w:val="en-US"/>
        </w:rPr>
        <w:t xml:space="preserve"> </w:t>
      </w:r>
      <w:proofErr w:type="spellStart"/>
      <w:r w:rsidRPr="00E83E78">
        <w:rPr>
          <w:color w:val="000000" w:themeColor="text1"/>
          <w:sz w:val="28"/>
          <w:lang w:val="en-US"/>
        </w:rPr>
        <w:t>борошна</w:t>
      </w:r>
      <w:proofErr w:type="spellEnd"/>
      <w:r w:rsidRPr="00E83E78">
        <w:rPr>
          <w:color w:val="000000" w:themeColor="text1"/>
          <w:sz w:val="28"/>
          <w:lang w:val="en-US"/>
        </w:rPr>
        <w:t xml:space="preserve">, </w:t>
      </w:r>
      <w:proofErr w:type="spellStart"/>
      <w:r w:rsidRPr="00E83E78">
        <w:rPr>
          <w:color w:val="000000" w:themeColor="text1"/>
          <w:sz w:val="28"/>
          <w:lang w:val="en-US"/>
        </w:rPr>
        <w:t>виробленого</w:t>
      </w:r>
      <w:proofErr w:type="spellEnd"/>
      <w:r w:rsidRPr="00E83E78">
        <w:rPr>
          <w:color w:val="000000" w:themeColor="text1"/>
          <w:sz w:val="28"/>
          <w:lang w:val="en-US"/>
        </w:rPr>
        <w:t xml:space="preserve"> </w:t>
      </w:r>
      <w:proofErr w:type="spellStart"/>
      <w:r w:rsidRPr="00E83E78">
        <w:rPr>
          <w:color w:val="000000" w:themeColor="text1"/>
          <w:sz w:val="28"/>
          <w:lang w:val="en-US"/>
        </w:rPr>
        <w:t>із</w:t>
      </w:r>
      <w:proofErr w:type="spellEnd"/>
      <w:r w:rsidRPr="00E83E78">
        <w:rPr>
          <w:color w:val="000000" w:themeColor="text1"/>
          <w:sz w:val="28"/>
          <w:lang w:val="en-US"/>
        </w:rPr>
        <w:t xml:space="preserve"> </w:t>
      </w:r>
      <w:proofErr w:type="spellStart"/>
      <w:r w:rsidRPr="00E83E78">
        <w:rPr>
          <w:color w:val="000000" w:themeColor="text1"/>
          <w:sz w:val="28"/>
          <w:lang w:val="en-US"/>
        </w:rPr>
        <w:t>зерна</w:t>
      </w:r>
      <w:proofErr w:type="spellEnd"/>
      <w:r w:rsidRPr="00E83E78">
        <w:rPr>
          <w:color w:val="000000" w:themeColor="text1"/>
          <w:sz w:val="28"/>
          <w:lang w:val="en-US"/>
        </w:rPr>
        <w:t xml:space="preserve"> </w:t>
      </w:r>
      <w:proofErr w:type="spellStart"/>
      <w:r w:rsidRPr="00E83E78">
        <w:rPr>
          <w:color w:val="000000" w:themeColor="text1"/>
          <w:sz w:val="28"/>
          <w:lang w:val="en-US"/>
        </w:rPr>
        <w:t>державного</w:t>
      </w:r>
      <w:proofErr w:type="spellEnd"/>
      <w:r w:rsidRPr="00E83E78">
        <w:rPr>
          <w:color w:val="000000" w:themeColor="text1"/>
          <w:sz w:val="28"/>
          <w:lang w:val="en-US"/>
        </w:rPr>
        <w:t xml:space="preserve"> </w:t>
      </w:r>
      <w:proofErr w:type="spellStart"/>
      <w:r w:rsidRPr="00E83E78">
        <w:rPr>
          <w:color w:val="000000" w:themeColor="text1"/>
          <w:sz w:val="28"/>
          <w:lang w:val="en-US"/>
        </w:rPr>
        <w:t>інтервенційного</w:t>
      </w:r>
      <w:proofErr w:type="spellEnd"/>
      <w:r w:rsidRPr="00E83E78">
        <w:rPr>
          <w:color w:val="000000" w:themeColor="text1"/>
          <w:sz w:val="28"/>
          <w:lang w:val="en-US"/>
        </w:rPr>
        <w:t xml:space="preserve"> </w:t>
      </w:r>
      <w:proofErr w:type="spellStart"/>
      <w:r w:rsidRPr="00E83E78">
        <w:rPr>
          <w:color w:val="000000" w:themeColor="text1"/>
          <w:sz w:val="28"/>
          <w:lang w:val="en-US"/>
        </w:rPr>
        <w:t>фонду</w:t>
      </w:r>
      <w:proofErr w:type="spellEnd"/>
      <w:r w:rsidRPr="00E83E78">
        <w:rPr>
          <w:color w:val="000000" w:themeColor="text1"/>
          <w:sz w:val="28"/>
          <w:lang w:val="en-US"/>
        </w:rPr>
        <w:t xml:space="preserve">, </w:t>
      </w:r>
      <w:proofErr w:type="spellStart"/>
      <w:r w:rsidRPr="00E83E78">
        <w:rPr>
          <w:color w:val="000000" w:themeColor="text1"/>
          <w:sz w:val="28"/>
          <w:lang w:val="en-US"/>
        </w:rPr>
        <w:t>затвердженого</w:t>
      </w:r>
      <w:proofErr w:type="spellEnd"/>
      <w:r w:rsidRPr="00E83E78">
        <w:rPr>
          <w:color w:val="000000" w:themeColor="text1"/>
          <w:sz w:val="28"/>
          <w:lang w:val="en-US"/>
        </w:rPr>
        <w:t xml:space="preserve"> </w:t>
      </w:r>
      <w:proofErr w:type="spellStart"/>
      <w:r w:rsidRPr="00E83E78">
        <w:rPr>
          <w:color w:val="000000" w:themeColor="text1"/>
          <w:sz w:val="28"/>
          <w:lang w:val="en-US"/>
        </w:rPr>
        <w:t>Постановою</w:t>
      </w:r>
      <w:proofErr w:type="spellEnd"/>
      <w:r w:rsidRPr="00E83E78">
        <w:rPr>
          <w:color w:val="000000" w:themeColor="text1"/>
          <w:sz w:val="28"/>
          <w:lang w:val="en-US"/>
        </w:rPr>
        <w:t xml:space="preserve"> </w:t>
      </w:r>
      <w:proofErr w:type="spellStart"/>
      <w:r w:rsidRPr="00E83E78">
        <w:rPr>
          <w:color w:val="000000" w:themeColor="text1"/>
          <w:sz w:val="28"/>
          <w:lang w:val="en-US"/>
        </w:rPr>
        <w:t>Кабінету</w:t>
      </w:r>
      <w:proofErr w:type="spellEnd"/>
      <w:r w:rsidRPr="00E83E78">
        <w:rPr>
          <w:color w:val="000000" w:themeColor="text1"/>
          <w:sz w:val="28"/>
          <w:lang w:val="en-US"/>
        </w:rPr>
        <w:t xml:space="preserve"> </w:t>
      </w:r>
      <w:proofErr w:type="spellStart"/>
      <w:r w:rsidRPr="00E83E78">
        <w:rPr>
          <w:color w:val="000000" w:themeColor="text1"/>
          <w:sz w:val="28"/>
          <w:lang w:val="en-US"/>
        </w:rPr>
        <w:t>Міністрів</w:t>
      </w:r>
      <w:proofErr w:type="spellEnd"/>
      <w:r w:rsidRPr="00E83E78">
        <w:rPr>
          <w:color w:val="000000" w:themeColor="text1"/>
          <w:sz w:val="28"/>
          <w:lang w:val="en-US"/>
        </w:rPr>
        <w:t xml:space="preserve"> </w:t>
      </w:r>
      <w:proofErr w:type="spellStart"/>
      <w:r w:rsidRPr="00E83E78">
        <w:rPr>
          <w:color w:val="000000" w:themeColor="text1"/>
          <w:sz w:val="28"/>
          <w:lang w:val="en-US"/>
        </w:rPr>
        <w:t>України</w:t>
      </w:r>
      <w:proofErr w:type="spellEnd"/>
      <w:r w:rsidRPr="00E83E78">
        <w:rPr>
          <w:color w:val="000000" w:themeColor="text1"/>
          <w:sz w:val="28"/>
          <w:lang w:val="en-US"/>
        </w:rPr>
        <w:t xml:space="preserve"> </w:t>
      </w:r>
      <w:proofErr w:type="spellStart"/>
      <w:r w:rsidRPr="00E83E78">
        <w:rPr>
          <w:color w:val="000000" w:themeColor="text1"/>
          <w:sz w:val="28"/>
          <w:lang w:val="en-US"/>
        </w:rPr>
        <w:t>від</w:t>
      </w:r>
      <w:proofErr w:type="spellEnd"/>
      <w:r w:rsidRPr="00E83E78">
        <w:rPr>
          <w:color w:val="000000" w:themeColor="text1"/>
          <w:sz w:val="28"/>
          <w:lang w:val="en-US"/>
        </w:rPr>
        <w:t xml:space="preserve"> 27 </w:t>
      </w:r>
      <w:proofErr w:type="spellStart"/>
      <w:r w:rsidRPr="00E83E78">
        <w:rPr>
          <w:color w:val="000000" w:themeColor="text1"/>
          <w:sz w:val="28"/>
          <w:lang w:val="en-US"/>
        </w:rPr>
        <w:t>грудня</w:t>
      </w:r>
      <w:proofErr w:type="spellEnd"/>
      <w:r w:rsidRPr="00E83E78">
        <w:rPr>
          <w:color w:val="000000" w:themeColor="text1"/>
          <w:sz w:val="28"/>
          <w:lang w:val="en-US"/>
        </w:rPr>
        <w:t xml:space="preserve"> 2008 </w:t>
      </w:r>
      <w:proofErr w:type="spellStart"/>
      <w:r w:rsidRPr="00E83E78">
        <w:rPr>
          <w:color w:val="000000" w:themeColor="text1"/>
          <w:sz w:val="28"/>
          <w:lang w:val="en-US"/>
        </w:rPr>
        <w:t>року</w:t>
      </w:r>
      <w:proofErr w:type="spellEnd"/>
      <w:r w:rsidRPr="00E83E78">
        <w:rPr>
          <w:color w:val="000000" w:themeColor="text1"/>
          <w:sz w:val="28"/>
          <w:lang w:val="en-US"/>
        </w:rPr>
        <w:t xml:space="preserve"> № 1128, </w:t>
      </w:r>
      <w:proofErr w:type="spellStart"/>
      <w:r w:rsidRPr="00E83E78">
        <w:rPr>
          <w:color w:val="000000" w:themeColor="text1"/>
          <w:sz w:val="28"/>
          <w:lang w:val="en-US"/>
        </w:rPr>
        <w:t>Аграрний</w:t>
      </w:r>
      <w:proofErr w:type="spellEnd"/>
      <w:r w:rsidRPr="00E83E78">
        <w:rPr>
          <w:color w:val="000000" w:themeColor="text1"/>
          <w:sz w:val="28"/>
          <w:lang w:val="en-US"/>
        </w:rPr>
        <w:t xml:space="preserve"> </w:t>
      </w:r>
      <w:proofErr w:type="spellStart"/>
      <w:r w:rsidRPr="00E83E78">
        <w:rPr>
          <w:color w:val="000000" w:themeColor="text1"/>
          <w:sz w:val="28"/>
          <w:lang w:val="en-US"/>
        </w:rPr>
        <w:t>фонд</w:t>
      </w:r>
      <w:proofErr w:type="spellEnd"/>
      <w:r w:rsidRPr="00E83E78">
        <w:rPr>
          <w:color w:val="000000" w:themeColor="text1"/>
          <w:sz w:val="28"/>
          <w:lang w:val="en-US"/>
        </w:rPr>
        <w:t xml:space="preserve"> (</w:t>
      </w:r>
      <w:proofErr w:type="spellStart"/>
      <w:r w:rsidRPr="00E83E78">
        <w:rPr>
          <w:color w:val="000000" w:themeColor="text1"/>
          <w:sz w:val="28"/>
          <w:lang w:val="en-US"/>
        </w:rPr>
        <w:t>далі</w:t>
      </w:r>
      <w:proofErr w:type="spellEnd"/>
      <w:r w:rsidRPr="00E83E78">
        <w:rPr>
          <w:color w:val="000000" w:themeColor="text1"/>
          <w:sz w:val="28"/>
          <w:lang w:val="en-US"/>
        </w:rPr>
        <w:t xml:space="preserve"> – АФ) </w:t>
      </w:r>
      <w:proofErr w:type="spellStart"/>
      <w:r w:rsidRPr="00E83E78">
        <w:rPr>
          <w:color w:val="000000" w:themeColor="text1"/>
          <w:sz w:val="28"/>
          <w:lang w:val="en-US"/>
        </w:rPr>
        <w:t>має</w:t>
      </w:r>
      <w:proofErr w:type="spellEnd"/>
      <w:r w:rsidRPr="00E83E78">
        <w:rPr>
          <w:color w:val="000000" w:themeColor="text1"/>
          <w:sz w:val="28"/>
          <w:lang w:val="en-US"/>
        </w:rPr>
        <w:t xml:space="preserve"> </w:t>
      </w:r>
      <w:proofErr w:type="spellStart"/>
      <w:r w:rsidRPr="00E83E78">
        <w:rPr>
          <w:color w:val="000000" w:themeColor="text1"/>
          <w:sz w:val="28"/>
          <w:lang w:val="en-US"/>
        </w:rPr>
        <w:t>продавати</w:t>
      </w:r>
      <w:proofErr w:type="spellEnd"/>
      <w:r w:rsidRPr="00E83E78">
        <w:rPr>
          <w:color w:val="000000" w:themeColor="text1"/>
          <w:sz w:val="28"/>
          <w:lang w:val="en-US"/>
        </w:rPr>
        <w:t xml:space="preserve"> </w:t>
      </w:r>
      <w:proofErr w:type="spellStart"/>
      <w:r w:rsidRPr="00E83E78">
        <w:rPr>
          <w:color w:val="000000" w:themeColor="text1"/>
          <w:sz w:val="28"/>
          <w:lang w:val="en-US"/>
        </w:rPr>
        <w:t>борошно</w:t>
      </w:r>
      <w:proofErr w:type="spellEnd"/>
      <w:r w:rsidRPr="00E83E78">
        <w:rPr>
          <w:color w:val="000000" w:themeColor="text1"/>
          <w:sz w:val="28"/>
          <w:lang w:val="en-US"/>
        </w:rPr>
        <w:t xml:space="preserve"> </w:t>
      </w:r>
      <w:proofErr w:type="spellStart"/>
      <w:r w:rsidRPr="00E83E78">
        <w:rPr>
          <w:color w:val="000000" w:themeColor="text1"/>
          <w:sz w:val="28"/>
          <w:lang w:val="en-US"/>
        </w:rPr>
        <w:t>хлібопекарським</w:t>
      </w:r>
      <w:proofErr w:type="spellEnd"/>
      <w:r w:rsidRPr="00E83E78">
        <w:rPr>
          <w:color w:val="000000" w:themeColor="text1"/>
          <w:sz w:val="28"/>
          <w:lang w:val="en-US"/>
        </w:rPr>
        <w:t xml:space="preserve"> </w:t>
      </w:r>
      <w:proofErr w:type="spellStart"/>
      <w:r w:rsidRPr="00E83E78">
        <w:rPr>
          <w:color w:val="000000" w:themeColor="text1"/>
          <w:sz w:val="28"/>
          <w:lang w:val="en-US"/>
        </w:rPr>
        <w:t>підприємствам</w:t>
      </w:r>
      <w:proofErr w:type="spellEnd"/>
      <w:r w:rsidRPr="00E83E78">
        <w:rPr>
          <w:color w:val="000000" w:themeColor="text1"/>
          <w:sz w:val="28"/>
          <w:lang w:val="en-US"/>
        </w:rPr>
        <w:t xml:space="preserve"> </w:t>
      </w:r>
      <w:proofErr w:type="spellStart"/>
      <w:r w:rsidRPr="00E83E78">
        <w:rPr>
          <w:color w:val="000000" w:themeColor="text1"/>
          <w:sz w:val="28"/>
          <w:lang w:val="en-US"/>
        </w:rPr>
        <w:t>за</w:t>
      </w:r>
      <w:proofErr w:type="spellEnd"/>
      <w:r w:rsidRPr="00E83E78">
        <w:rPr>
          <w:color w:val="000000" w:themeColor="text1"/>
          <w:sz w:val="28"/>
          <w:lang w:val="en-US"/>
        </w:rPr>
        <w:t xml:space="preserve"> </w:t>
      </w:r>
      <w:proofErr w:type="spellStart"/>
      <w:r w:rsidRPr="00E83E78">
        <w:rPr>
          <w:color w:val="000000" w:themeColor="text1"/>
          <w:sz w:val="28"/>
          <w:lang w:val="en-US"/>
        </w:rPr>
        <w:t>минулорічними</w:t>
      </w:r>
      <w:proofErr w:type="spellEnd"/>
      <w:r w:rsidRPr="00E83E78">
        <w:rPr>
          <w:color w:val="000000" w:themeColor="text1"/>
          <w:sz w:val="28"/>
          <w:lang w:val="en-US"/>
        </w:rPr>
        <w:t xml:space="preserve"> </w:t>
      </w:r>
      <w:proofErr w:type="spellStart"/>
      <w:r w:rsidRPr="00E83E78">
        <w:rPr>
          <w:color w:val="000000" w:themeColor="text1"/>
          <w:sz w:val="28"/>
          <w:lang w:val="en-US"/>
        </w:rPr>
        <w:t>цінами</w:t>
      </w:r>
      <w:proofErr w:type="spellEnd"/>
      <w:r w:rsidRPr="00E83E78">
        <w:rPr>
          <w:color w:val="000000" w:themeColor="text1"/>
          <w:sz w:val="28"/>
          <w:lang w:val="en-US"/>
        </w:rPr>
        <w:t xml:space="preserve"> </w:t>
      </w:r>
      <w:proofErr w:type="spellStart"/>
      <w:r w:rsidRPr="00E83E78">
        <w:rPr>
          <w:color w:val="000000" w:themeColor="text1"/>
          <w:sz w:val="28"/>
          <w:lang w:val="en-US"/>
        </w:rPr>
        <w:t>закупівлі</w:t>
      </w:r>
      <w:proofErr w:type="spellEnd"/>
      <w:r w:rsidRPr="00E83E78">
        <w:rPr>
          <w:color w:val="000000" w:themeColor="text1"/>
          <w:sz w:val="28"/>
          <w:lang w:val="en-US"/>
        </w:rPr>
        <w:t xml:space="preserve"> </w:t>
      </w:r>
      <w:proofErr w:type="spellStart"/>
      <w:r w:rsidRPr="00E83E78">
        <w:rPr>
          <w:color w:val="000000" w:themeColor="text1"/>
          <w:sz w:val="28"/>
          <w:lang w:val="en-US"/>
        </w:rPr>
        <w:t>зерна</w:t>
      </w:r>
      <w:proofErr w:type="spellEnd"/>
      <w:r w:rsidRPr="00E83E78">
        <w:rPr>
          <w:color w:val="000000" w:themeColor="text1"/>
          <w:sz w:val="28"/>
          <w:lang w:val="en-US"/>
        </w:rPr>
        <w:t xml:space="preserve"> і </w:t>
      </w:r>
      <w:proofErr w:type="spellStart"/>
      <w:r w:rsidRPr="00E83E78">
        <w:rPr>
          <w:color w:val="000000" w:themeColor="text1"/>
          <w:sz w:val="28"/>
          <w:lang w:val="en-US"/>
        </w:rPr>
        <w:t>таким</w:t>
      </w:r>
      <w:proofErr w:type="spellEnd"/>
      <w:r w:rsidRPr="00E83E78">
        <w:rPr>
          <w:color w:val="000000" w:themeColor="text1"/>
          <w:sz w:val="28"/>
          <w:lang w:val="en-US"/>
        </w:rPr>
        <w:t xml:space="preserve"> </w:t>
      </w:r>
      <w:proofErr w:type="spellStart"/>
      <w:r w:rsidRPr="00E83E78">
        <w:rPr>
          <w:color w:val="000000" w:themeColor="text1"/>
          <w:sz w:val="28"/>
          <w:lang w:val="en-US"/>
        </w:rPr>
        <w:t>чином</w:t>
      </w:r>
      <w:proofErr w:type="spellEnd"/>
      <w:r w:rsidRPr="00E83E78">
        <w:rPr>
          <w:color w:val="000000" w:themeColor="text1"/>
          <w:sz w:val="28"/>
          <w:lang w:val="en-US"/>
        </w:rPr>
        <w:t xml:space="preserve"> </w:t>
      </w:r>
      <w:proofErr w:type="spellStart"/>
      <w:r w:rsidRPr="00E83E78">
        <w:rPr>
          <w:color w:val="000000" w:themeColor="text1"/>
          <w:sz w:val="28"/>
          <w:lang w:val="en-US"/>
        </w:rPr>
        <w:t>утримувати</w:t>
      </w:r>
      <w:proofErr w:type="spellEnd"/>
      <w:r w:rsidRPr="00E83E78">
        <w:rPr>
          <w:color w:val="000000" w:themeColor="text1"/>
          <w:sz w:val="28"/>
          <w:lang w:val="en-US"/>
        </w:rPr>
        <w:t xml:space="preserve"> </w:t>
      </w:r>
      <w:proofErr w:type="spellStart"/>
      <w:r w:rsidRPr="00E83E78">
        <w:rPr>
          <w:color w:val="000000" w:themeColor="text1"/>
          <w:sz w:val="28"/>
          <w:lang w:val="en-US"/>
        </w:rPr>
        <w:t>вартість</w:t>
      </w:r>
      <w:proofErr w:type="spellEnd"/>
      <w:r w:rsidRPr="00E83E78">
        <w:rPr>
          <w:color w:val="000000" w:themeColor="text1"/>
          <w:sz w:val="28"/>
          <w:lang w:val="en-US"/>
        </w:rPr>
        <w:t xml:space="preserve"> </w:t>
      </w:r>
      <w:proofErr w:type="spellStart"/>
      <w:r w:rsidRPr="00E83E78">
        <w:rPr>
          <w:color w:val="000000" w:themeColor="text1"/>
          <w:sz w:val="28"/>
          <w:lang w:val="en-US"/>
        </w:rPr>
        <w:t>хлібобулочних</w:t>
      </w:r>
      <w:proofErr w:type="spellEnd"/>
      <w:r w:rsidRPr="00E83E78">
        <w:rPr>
          <w:color w:val="000000" w:themeColor="text1"/>
          <w:sz w:val="28"/>
          <w:lang w:val="en-US"/>
        </w:rPr>
        <w:t xml:space="preserve"> </w:t>
      </w:r>
      <w:proofErr w:type="spellStart"/>
      <w:r w:rsidRPr="00E83E78">
        <w:rPr>
          <w:color w:val="000000" w:themeColor="text1"/>
          <w:sz w:val="28"/>
          <w:lang w:val="en-US"/>
        </w:rPr>
        <w:t>вироб</w:t>
      </w:r>
      <w:r w:rsidRPr="00E83E78">
        <w:rPr>
          <w:color w:val="000000" w:themeColor="text1"/>
          <w:sz w:val="28"/>
          <w:lang w:val="uk-UA"/>
        </w:rPr>
        <w:t>ів</w:t>
      </w:r>
      <w:proofErr w:type="spellEnd"/>
      <w:r w:rsidRPr="00E83E78">
        <w:rPr>
          <w:color w:val="000000" w:themeColor="text1"/>
          <w:sz w:val="28"/>
          <w:lang w:val="uk-UA"/>
        </w:rPr>
        <w:t>.</w:t>
      </w:r>
      <w:r w:rsidR="003A56C7">
        <w:rPr>
          <w:color w:val="000000" w:themeColor="text1"/>
          <w:sz w:val="28"/>
          <w:lang w:val="en-US"/>
        </w:rPr>
        <w:t>[</w:t>
      </w:r>
      <w:r w:rsidR="00B30987">
        <w:rPr>
          <w:color w:val="000000" w:themeColor="text1"/>
          <w:sz w:val="28"/>
          <w:lang w:val="en-US"/>
        </w:rPr>
        <w:t>7</w:t>
      </w:r>
      <w:r w:rsidR="003A56C7">
        <w:rPr>
          <w:color w:val="000000" w:themeColor="text1"/>
          <w:sz w:val="28"/>
          <w:lang w:val="en-US"/>
        </w:rPr>
        <w:t>]</w:t>
      </w:r>
    </w:p>
    <w:p w14:paraId="1AD0F648" w14:textId="2CE2A4B1" w:rsidR="005F3DA6" w:rsidRPr="00BB67B7" w:rsidRDefault="009908B9" w:rsidP="009908B9">
      <w:pPr>
        <w:spacing w:line="360" w:lineRule="auto"/>
        <w:ind w:left="283" w:firstLine="709"/>
        <w:jc w:val="both"/>
        <w:rPr>
          <w:color w:val="000000" w:themeColor="text1"/>
          <w:sz w:val="28"/>
          <w:lang w:val="uk-UA"/>
        </w:rPr>
      </w:pPr>
      <w:r w:rsidRPr="009908B9">
        <w:rPr>
          <w:b/>
          <w:bCs/>
          <w:color w:val="000000" w:themeColor="text1"/>
          <w:sz w:val="28"/>
          <w:lang w:val="uk-UA"/>
        </w:rPr>
        <w:tab/>
      </w:r>
      <w:r w:rsidRPr="009908B9">
        <w:rPr>
          <w:color w:val="000000" w:themeColor="text1"/>
          <w:sz w:val="28"/>
          <w:lang w:val="uk-UA"/>
        </w:rPr>
        <w:t xml:space="preserve">Первісну роль у ціноутворенні відіграє собівартість певних товарів, оскільки це прямо впливає на </w:t>
      </w:r>
      <w:r w:rsidR="00A62654">
        <w:rPr>
          <w:color w:val="000000" w:themeColor="text1"/>
          <w:sz w:val="28"/>
          <w:lang w:val="uk-UA"/>
        </w:rPr>
        <w:t>утворення кінцевої ціни продукту. Отож, розглянемо діаграму собівартості батону «Смачний» із асортименту ТОВ «Київхліб»</w:t>
      </w:r>
      <w:r w:rsidR="00126572">
        <w:rPr>
          <w:color w:val="000000" w:themeColor="text1"/>
          <w:sz w:val="28"/>
          <w:lang w:val="uk-UA"/>
        </w:rPr>
        <w:t xml:space="preserve"> на Рис. 2.3.</w:t>
      </w:r>
      <w:r w:rsidR="00F1099A">
        <w:rPr>
          <w:color w:val="000000" w:themeColor="text1"/>
          <w:sz w:val="28"/>
          <w:lang w:val="uk-UA"/>
        </w:rPr>
        <w:t>3</w:t>
      </w:r>
      <w:r w:rsidR="00126572">
        <w:rPr>
          <w:color w:val="000000" w:themeColor="text1"/>
          <w:sz w:val="28"/>
          <w:lang w:val="uk-UA"/>
        </w:rPr>
        <w:t>.</w:t>
      </w:r>
    </w:p>
    <w:p w14:paraId="56660D9F" w14:textId="4C718F50" w:rsidR="00CC15DB" w:rsidRPr="009908B9" w:rsidRDefault="009E2607" w:rsidP="001704E1">
      <w:pPr>
        <w:spacing w:line="360" w:lineRule="auto"/>
        <w:jc w:val="both"/>
        <w:rPr>
          <w:color w:val="000000" w:themeColor="text1"/>
          <w:sz w:val="28"/>
          <w:lang w:val="uk-UA"/>
        </w:rPr>
      </w:pPr>
      <w:r w:rsidRPr="009E2607">
        <w:rPr>
          <w:noProof/>
          <w:color w:val="000000" w:themeColor="text1"/>
          <w:sz w:val="28"/>
          <w:lang w:val="uk-UA"/>
        </w:rPr>
        <w:lastRenderedPageBreak/>
        <w:drawing>
          <wp:inline distT="0" distB="0" distL="0" distR="0" wp14:anchorId="3B93D717" wp14:editId="5671EFF8">
            <wp:extent cx="6120130" cy="3043555"/>
            <wp:effectExtent l="12700" t="12700" r="13970" b="17145"/>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26"/>
                    <a:stretch>
                      <a:fillRect/>
                    </a:stretch>
                  </pic:blipFill>
                  <pic:spPr>
                    <a:xfrm>
                      <a:off x="0" y="0"/>
                      <a:ext cx="6120130" cy="3043555"/>
                    </a:xfrm>
                    <a:prstGeom prst="rect">
                      <a:avLst/>
                    </a:prstGeom>
                    <a:ln>
                      <a:solidFill>
                        <a:schemeClr val="tx1"/>
                      </a:solidFill>
                    </a:ln>
                  </pic:spPr>
                </pic:pic>
              </a:graphicData>
            </a:graphic>
          </wp:inline>
        </w:drawing>
      </w:r>
      <w:r w:rsidR="00A62654">
        <w:rPr>
          <w:color w:val="000000" w:themeColor="text1"/>
          <w:sz w:val="28"/>
          <w:lang w:val="uk-UA"/>
        </w:rPr>
        <w:t xml:space="preserve"> </w:t>
      </w:r>
    </w:p>
    <w:p w14:paraId="249B1D78" w14:textId="023DDDC2" w:rsidR="000A11BE" w:rsidRDefault="001704E1" w:rsidP="000A11BE">
      <w:pPr>
        <w:spacing w:line="360" w:lineRule="auto"/>
        <w:ind w:left="283" w:firstLine="709"/>
        <w:jc w:val="both"/>
        <w:rPr>
          <w:color w:val="000000" w:themeColor="text1"/>
          <w:sz w:val="28"/>
          <w:lang w:val="uk-UA"/>
        </w:rPr>
      </w:pPr>
      <w:r w:rsidRPr="00C43161">
        <w:rPr>
          <w:color w:val="000000" w:themeColor="text1"/>
          <w:sz w:val="28"/>
          <w:lang w:val="uk-UA"/>
        </w:rPr>
        <w:t>Рисунок 2.3.</w:t>
      </w:r>
      <w:r w:rsidR="00F1099A">
        <w:rPr>
          <w:color w:val="000000" w:themeColor="text1"/>
          <w:sz w:val="28"/>
          <w:lang w:val="uk-UA"/>
        </w:rPr>
        <w:t>3</w:t>
      </w:r>
      <w:r w:rsidRPr="00C43161">
        <w:rPr>
          <w:color w:val="000000" w:themeColor="text1"/>
          <w:sz w:val="28"/>
          <w:lang w:val="uk-UA"/>
        </w:rPr>
        <w:t xml:space="preserve">. </w:t>
      </w:r>
      <w:r w:rsidR="00C43161" w:rsidRPr="00C43161">
        <w:rPr>
          <w:color w:val="000000" w:themeColor="text1"/>
          <w:sz w:val="28"/>
          <w:lang w:val="uk-UA"/>
        </w:rPr>
        <w:t>–</w:t>
      </w:r>
      <w:r w:rsidRPr="00C43161">
        <w:rPr>
          <w:color w:val="000000" w:themeColor="text1"/>
          <w:sz w:val="28"/>
          <w:lang w:val="uk-UA"/>
        </w:rPr>
        <w:t xml:space="preserve"> </w:t>
      </w:r>
      <w:r w:rsidR="00C43161" w:rsidRPr="00C43161">
        <w:rPr>
          <w:color w:val="000000" w:themeColor="text1"/>
          <w:sz w:val="28"/>
          <w:lang w:val="uk-UA"/>
        </w:rPr>
        <w:t xml:space="preserve">Структура </w:t>
      </w:r>
      <w:r w:rsidR="00B42607">
        <w:rPr>
          <w:color w:val="000000" w:themeColor="text1"/>
          <w:sz w:val="28"/>
          <w:lang w:val="uk-UA"/>
        </w:rPr>
        <w:t>відпускної ціни</w:t>
      </w:r>
      <w:r w:rsidR="00C43161" w:rsidRPr="00C43161">
        <w:rPr>
          <w:color w:val="000000" w:themeColor="text1"/>
          <w:sz w:val="28"/>
          <w:lang w:val="uk-UA"/>
        </w:rPr>
        <w:t xml:space="preserve"> батону «Смачний»</w:t>
      </w:r>
      <w:r w:rsidR="00431FBA">
        <w:rPr>
          <w:color w:val="000000" w:themeColor="text1"/>
          <w:sz w:val="28"/>
          <w:lang w:val="en-US"/>
        </w:rPr>
        <w:t>[8]</w:t>
      </w:r>
      <w:r w:rsidR="000A11BE">
        <w:rPr>
          <w:color w:val="000000" w:themeColor="text1"/>
          <w:sz w:val="28"/>
          <w:lang w:val="uk-UA"/>
        </w:rPr>
        <w:t>.</w:t>
      </w:r>
    </w:p>
    <w:p w14:paraId="22DDD0C5" w14:textId="77777777" w:rsidR="00664185" w:rsidRDefault="00664185" w:rsidP="000A11BE">
      <w:pPr>
        <w:spacing w:line="360" w:lineRule="auto"/>
        <w:ind w:left="283" w:firstLine="709"/>
        <w:jc w:val="both"/>
        <w:rPr>
          <w:color w:val="000000" w:themeColor="text1"/>
          <w:sz w:val="28"/>
          <w:lang w:val="uk-UA"/>
        </w:rPr>
      </w:pPr>
    </w:p>
    <w:p w14:paraId="645CF76F" w14:textId="77777777" w:rsidR="000A11BE" w:rsidRDefault="000A11BE" w:rsidP="000A11BE">
      <w:pPr>
        <w:spacing w:line="360" w:lineRule="auto"/>
        <w:ind w:left="284" w:firstLine="709"/>
        <w:jc w:val="both"/>
        <w:outlineLvl w:val="1"/>
        <w:rPr>
          <w:b/>
          <w:bCs/>
          <w:color w:val="000000" w:themeColor="text1"/>
          <w:sz w:val="28"/>
          <w:lang w:val="uk-UA"/>
        </w:rPr>
      </w:pPr>
      <w:bookmarkStart w:id="10" w:name="_Toc130335615"/>
      <w:r w:rsidRPr="000A11BE">
        <w:rPr>
          <w:b/>
          <w:bCs/>
          <w:color w:val="000000" w:themeColor="text1"/>
          <w:sz w:val="28"/>
          <w:lang w:val="uk-UA"/>
        </w:rPr>
        <w:t>2.4. Розрахунок формування ціни на хліб</w:t>
      </w:r>
      <w:bookmarkEnd w:id="10"/>
    </w:p>
    <w:p w14:paraId="12BFDBED" w14:textId="07F2B1AB" w:rsidR="000A11BE" w:rsidRPr="002D4626" w:rsidRDefault="00664185" w:rsidP="002D4626">
      <w:pPr>
        <w:spacing w:line="360" w:lineRule="auto"/>
        <w:ind w:left="283" w:firstLine="709"/>
        <w:jc w:val="both"/>
        <w:rPr>
          <w:color w:val="000000" w:themeColor="text1"/>
          <w:sz w:val="28"/>
          <w:lang w:val="uk-UA"/>
        </w:rPr>
      </w:pPr>
      <w:r w:rsidRPr="002D4626">
        <w:rPr>
          <w:color w:val="000000" w:themeColor="text1"/>
          <w:sz w:val="28"/>
          <w:lang w:val="uk-UA"/>
        </w:rPr>
        <w:t>Для розрахунку конкретної ціни на хліб – скористаємось методом складення калькуляційної карти.</w:t>
      </w:r>
    </w:p>
    <w:p w14:paraId="102697E4" w14:textId="65824543" w:rsidR="00CB63F3" w:rsidRDefault="00CB63F3" w:rsidP="002D4626">
      <w:pPr>
        <w:spacing w:line="360" w:lineRule="auto"/>
        <w:ind w:left="283" w:firstLine="709"/>
        <w:jc w:val="both"/>
        <w:rPr>
          <w:color w:val="000000" w:themeColor="text1"/>
          <w:sz w:val="28"/>
          <w:lang w:val="uk-UA"/>
        </w:rPr>
      </w:pPr>
      <w:r w:rsidRPr="002D4626">
        <w:rPr>
          <w:color w:val="000000" w:themeColor="text1"/>
          <w:sz w:val="28"/>
          <w:lang w:val="uk-UA"/>
        </w:rPr>
        <w:t>Калькуляційна карта страви — це документ для розрахунку собівартості й кінцевої ціни кожної страви з урахуванням націнки. Найзручніше його заповнювати в електронному вигляді в системі обліку.</w:t>
      </w:r>
    </w:p>
    <w:p w14:paraId="512F0EB4" w14:textId="0FA63896" w:rsidR="002D5349" w:rsidRPr="007046D6" w:rsidRDefault="002D5349" w:rsidP="007046D6">
      <w:pPr>
        <w:spacing w:line="360" w:lineRule="auto"/>
        <w:ind w:left="283" w:firstLine="709"/>
        <w:jc w:val="both"/>
        <w:rPr>
          <w:color w:val="000000" w:themeColor="text1"/>
          <w:sz w:val="28"/>
          <w:lang w:val="uk-UA"/>
        </w:rPr>
      </w:pPr>
      <w:r w:rsidRPr="007046D6">
        <w:rPr>
          <w:color w:val="000000" w:themeColor="text1"/>
          <w:sz w:val="28"/>
          <w:lang w:val="uk-UA"/>
        </w:rPr>
        <w:t xml:space="preserve">Весь розрахунок у калькуляційних картах виражений у грошах. До появи програм обліку </w:t>
      </w:r>
      <w:r w:rsidR="00B077BA">
        <w:rPr>
          <w:color w:val="000000" w:themeColor="text1"/>
          <w:sz w:val="28"/>
          <w:lang w:val="uk-UA"/>
        </w:rPr>
        <w:t>підприємці</w:t>
      </w:r>
      <w:r w:rsidRPr="007046D6">
        <w:rPr>
          <w:color w:val="000000" w:themeColor="text1"/>
          <w:sz w:val="28"/>
          <w:lang w:val="uk-UA"/>
        </w:rPr>
        <w:t xml:space="preserve"> заповнювали калькуляційні карти вручну, використовуючи форму ОП-1, і їх перевіряла санітарна станція. Вони дивилися, як розраховано калькуляцію страви й заповнено саму карту.</w:t>
      </w:r>
    </w:p>
    <w:p w14:paraId="2457EDF1" w14:textId="02C0F8FE" w:rsidR="002D5349" w:rsidRDefault="002D5349" w:rsidP="007046D6">
      <w:pPr>
        <w:spacing w:line="360" w:lineRule="auto"/>
        <w:ind w:left="283" w:firstLine="709"/>
        <w:jc w:val="both"/>
        <w:rPr>
          <w:color w:val="000000" w:themeColor="text1"/>
          <w:sz w:val="28"/>
          <w:lang w:val="uk-UA"/>
        </w:rPr>
      </w:pPr>
      <w:r w:rsidRPr="007046D6">
        <w:rPr>
          <w:color w:val="000000" w:themeColor="text1"/>
          <w:sz w:val="28"/>
          <w:lang w:val="uk-UA"/>
        </w:rPr>
        <w:t xml:space="preserve">Тепер же в </w:t>
      </w:r>
      <w:r w:rsidR="001C272A">
        <w:rPr>
          <w:color w:val="000000" w:themeColor="text1"/>
          <w:sz w:val="28"/>
          <w:lang w:val="uk-UA"/>
        </w:rPr>
        <w:t>промислово-харчовому</w:t>
      </w:r>
      <w:r w:rsidRPr="007046D6">
        <w:rPr>
          <w:color w:val="000000" w:themeColor="text1"/>
          <w:sz w:val="28"/>
          <w:lang w:val="uk-UA"/>
        </w:rPr>
        <w:t xml:space="preserve"> бізнесі під час розрахунку калькуляції</w:t>
      </w:r>
      <w:r w:rsidR="00FD5086">
        <w:rPr>
          <w:color w:val="000000" w:themeColor="text1"/>
          <w:sz w:val="28"/>
          <w:lang w:val="uk-UA"/>
        </w:rPr>
        <w:t xml:space="preserve"> ціни на страви</w:t>
      </w:r>
      <w:r w:rsidRPr="007046D6">
        <w:rPr>
          <w:color w:val="000000" w:themeColor="text1"/>
          <w:sz w:val="28"/>
          <w:lang w:val="uk-UA"/>
        </w:rPr>
        <w:t xml:space="preserve"> використовують рецепти страв, зважаючи на споживчий попит. Раніше дані для калькуляції брали зі збірки рецептур.</w:t>
      </w:r>
    </w:p>
    <w:p w14:paraId="49BBF9A0" w14:textId="77777777" w:rsidR="00C012DA" w:rsidRPr="004117BC" w:rsidRDefault="00C012DA" w:rsidP="004117BC">
      <w:pPr>
        <w:spacing w:line="360" w:lineRule="auto"/>
        <w:ind w:left="283" w:firstLine="709"/>
        <w:jc w:val="both"/>
        <w:rPr>
          <w:color w:val="000000" w:themeColor="text1"/>
          <w:sz w:val="28"/>
          <w:lang w:val="uk-UA"/>
        </w:rPr>
      </w:pPr>
      <w:r w:rsidRPr="004117BC">
        <w:rPr>
          <w:color w:val="000000" w:themeColor="text1"/>
          <w:sz w:val="28"/>
          <w:lang w:val="uk-UA"/>
        </w:rPr>
        <w:t>Калькуляційна карта складається з таких елементів:</w:t>
      </w:r>
    </w:p>
    <w:p w14:paraId="641BBD33" w14:textId="4CD4E41D" w:rsidR="00C012DA" w:rsidRPr="00127E94" w:rsidRDefault="00C012DA" w:rsidP="00127E94">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Код товару.</w:t>
      </w:r>
    </w:p>
    <w:p w14:paraId="14F2A2EB" w14:textId="41238CCB"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Найменування товару.</w:t>
      </w:r>
    </w:p>
    <w:p w14:paraId="0921F961" w14:textId="686FB0F1"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Вага в кілограмах і штуках.</w:t>
      </w:r>
    </w:p>
    <w:p w14:paraId="086D9486" w14:textId="20C0164E"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lastRenderedPageBreak/>
        <w:t>Норма на одну порцію. У деяких калькуляційних картах розрахунки роблять на кілька страв, наприклад на 100 порцій. Перші страви можуть рахувати в літрах.</w:t>
      </w:r>
    </w:p>
    <w:p w14:paraId="45125F87" w14:textId="21423603"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Витрачена сума й сума витрат на заявлену кількість страв.</w:t>
      </w:r>
    </w:p>
    <w:p w14:paraId="0E60EC42" w14:textId="25B3F0E6" w:rsidR="00C012DA" w:rsidRPr="004117BC"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Загальна собівартість страви та її вартість з урахуванням націнки.</w:t>
      </w:r>
    </w:p>
    <w:p w14:paraId="2F5D9875" w14:textId="6C120986" w:rsidR="00C012DA" w:rsidRDefault="00C012DA" w:rsidP="004117BC">
      <w:pPr>
        <w:pStyle w:val="ListParagraph"/>
        <w:numPr>
          <w:ilvl w:val="1"/>
          <w:numId w:val="2"/>
        </w:numPr>
        <w:spacing w:line="360" w:lineRule="auto"/>
        <w:ind w:left="283" w:firstLine="709"/>
        <w:jc w:val="both"/>
        <w:rPr>
          <w:rFonts w:ascii="Times New Roman" w:hAnsi="Times New Roman" w:cs="Times New Roman"/>
          <w:color w:val="000000" w:themeColor="text1"/>
          <w:sz w:val="28"/>
        </w:rPr>
      </w:pPr>
      <w:r w:rsidRPr="004117BC">
        <w:rPr>
          <w:rFonts w:ascii="Times New Roman" w:hAnsi="Times New Roman" w:cs="Times New Roman"/>
          <w:color w:val="000000" w:themeColor="text1"/>
          <w:sz w:val="28"/>
        </w:rPr>
        <w:t>Підпис відповідальних осіб.</w:t>
      </w:r>
      <w:r w:rsidR="00A31731">
        <w:rPr>
          <w:rFonts w:ascii="Times New Roman" w:hAnsi="Times New Roman" w:cs="Times New Roman"/>
          <w:color w:val="000000" w:themeColor="text1"/>
          <w:sz w:val="28"/>
          <w:lang w:val="en-US"/>
        </w:rPr>
        <w:t>[9]</w:t>
      </w:r>
    </w:p>
    <w:p w14:paraId="37F03502" w14:textId="47A130F8" w:rsidR="00AC1B3E" w:rsidRPr="007B0558" w:rsidRDefault="00A31731" w:rsidP="00AC1B3E">
      <w:pPr>
        <w:spacing w:line="360" w:lineRule="auto"/>
        <w:ind w:left="283"/>
        <w:jc w:val="both"/>
        <w:rPr>
          <w:color w:val="000000" w:themeColor="text1"/>
          <w:sz w:val="28"/>
          <w:lang w:val="uk-UA"/>
        </w:rPr>
      </w:pPr>
      <w:r>
        <w:rPr>
          <w:color w:val="000000" w:themeColor="text1"/>
          <w:sz w:val="28"/>
          <w:lang w:val="uk-UA"/>
        </w:rPr>
        <w:t xml:space="preserve">Приклад </w:t>
      </w:r>
      <w:r w:rsidR="00363F6E">
        <w:rPr>
          <w:color w:val="000000" w:themeColor="text1"/>
          <w:sz w:val="28"/>
          <w:lang w:val="uk-UA"/>
        </w:rPr>
        <w:t>форми ОП-1</w:t>
      </w:r>
      <w:r w:rsidR="00534EE7">
        <w:rPr>
          <w:color w:val="000000" w:themeColor="text1"/>
          <w:sz w:val="28"/>
          <w:lang w:val="uk-UA"/>
        </w:rPr>
        <w:t xml:space="preserve"> зображено в Додатку А</w:t>
      </w:r>
      <w:r w:rsidR="00F63635">
        <w:rPr>
          <w:color w:val="000000" w:themeColor="text1"/>
          <w:sz w:val="28"/>
          <w:lang w:val="uk-UA"/>
        </w:rPr>
        <w:t>.</w:t>
      </w:r>
    </w:p>
    <w:p w14:paraId="2B884D19" w14:textId="19051A7B" w:rsidR="002D5349" w:rsidRDefault="00420FC1" w:rsidP="002D4626">
      <w:pPr>
        <w:spacing w:line="360" w:lineRule="auto"/>
        <w:ind w:left="283" w:firstLine="709"/>
        <w:jc w:val="both"/>
        <w:rPr>
          <w:color w:val="000000" w:themeColor="text1"/>
          <w:sz w:val="28"/>
          <w:lang w:val="uk-UA"/>
        </w:rPr>
      </w:pPr>
      <w:r>
        <w:rPr>
          <w:color w:val="000000" w:themeColor="text1"/>
          <w:sz w:val="28"/>
          <w:lang w:val="uk-UA"/>
        </w:rPr>
        <w:t xml:space="preserve">Для створення калькуляційної картки </w:t>
      </w:r>
      <w:r w:rsidR="00850906">
        <w:rPr>
          <w:color w:val="000000" w:themeColor="text1"/>
          <w:sz w:val="28"/>
          <w:lang w:val="uk-UA"/>
        </w:rPr>
        <w:t>для хлібу, спершу необхідно визначитись із типом хлібу, який ми хочемо дослідити. От</w:t>
      </w:r>
      <w:r w:rsidR="004012BA">
        <w:rPr>
          <w:color w:val="000000" w:themeColor="text1"/>
          <w:sz w:val="28"/>
          <w:lang w:val="uk-UA"/>
        </w:rPr>
        <w:t>же</w:t>
      </w:r>
      <w:r w:rsidR="00850906">
        <w:rPr>
          <w:color w:val="000000" w:themeColor="text1"/>
          <w:sz w:val="28"/>
          <w:lang w:val="uk-UA"/>
        </w:rPr>
        <w:t xml:space="preserve">, після дослідження структури собівартості </w:t>
      </w:r>
      <w:r w:rsidR="002A7AFF">
        <w:rPr>
          <w:color w:val="000000" w:themeColor="text1"/>
          <w:sz w:val="28"/>
          <w:lang w:val="uk-UA"/>
        </w:rPr>
        <w:t>батону «Смачний»</w:t>
      </w:r>
      <w:r w:rsidR="004012BA">
        <w:rPr>
          <w:color w:val="000000" w:themeColor="text1"/>
          <w:sz w:val="28"/>
          <w:lang w:val="uk-UA"/>
        </w:rPr>
        <w:t xml:space="preserve"> на Рисунку </w:t>
      </w:r>
      <w:r w:rsidR="00372FD7">
        <w:rPr>
          <w:color w:val="000000" w:themeColor="text1"/>
          <w:sz w:val="28"/>
          <w:lang w:val="uk-UA"/>
        </w:rPr>
        <w:t xml:space="preserve">2.3.3. складемо калькуляційну картку, яка включатиме </w:t>
      </w:r>
      <w:r w:rsidR="004F5EC0">
        <w:rPr>
          <w:color w:val="000000" w:themeColor="text1"/>
          <w:sz w:val="28"/>
          <w:lang w:val="uk-UA"/>
        </w:rPr>
        <w:t>інгредієнти</w:t>
      </w:r>
      <w:r w:rsidR="00372FD7">
        <w:rPr>
          <w:color w:val="000000" w:themeColor="text1"/>
          <w:sz w:val="28"/>
          <w:lang w:val="uk-UA"/>
        </w:rPr>
        <w:t>, необхідні для вироблення батону.</w:t>
      </w:r>
    </w:p>
    <w:p w14:paraId="06F9D7F2" w14:textId="33559594" w:rsidR="00AC5089" w:rsidRDefault="006E7A64" w:rsidP="002D4626">
      <w:pPr>
        <w:spacing w:line="360" w:lineRule="auto"/>
        <w:ind w:left="283" w:firstLine="709"/>
        <w:jc w:val="both"/>
        <w:rPr>
          <w:color w:val="000000" w:themeColor="text1"/>
          <w:sz w:val="28"/>
          <w:lang w:val="en-US"/>
        </w:rPr>
      </w:pPr>
      <w:r>
        <w:rPr>
          <w:color w:val="000000" w:themeColor="text1"/>
          <w:sz w:val="28"/>
          <w:lang w:val="uk-UA"/>
        </w:rPr>
        <w:t>Розглянемо калькуляційну картку, яка зображена в Таблиці 2.</w:t>
      </w:r>
      <w:r w:rsidR="000F25BD">
        <w:rPr>
          <w:color w:val="000000" w:themeColor="text1"/>
          <w:sz w:val="28"/>
          <w:lang w:val="uk-UA"/>
        </w:rPr>
        <w:t>4</w:t>
      </w:r>
      <w:r>
        <w:rPr>
          <w:color w:val="000000" w:themeColor="text1"/>
          <w:sz w:val="28"/>
          <w:lang w:val="uk-UA"/>
        </w:rPr>
        <w:t>.1.</w:t>
      </w:r>
      <w:r w:rsidR="00E23CA0">
        <w:rPr>
          <w:color w:val="000000" w:themeColor="text1"/>
          <w:sz w:val="28"/>
          <w:lang w:val="uk-UA"/>
        </w:rPr>
        <w:t xml:space="preserve">, </w:t>
      </w:r>
      <w:r w:rsidR="006366D9">
        <w:rPr>
          <w:color w:val="000000" w:themeColor="text1"/>
          <w:sz w:val="28"/>
          <w:lang w:val="uk-UA"/>
        </w:rPr>
        <w:t>яка включає в себе інгр</w:t>
      </w:r>
      <w:r w:rsidR="00AC0973">
        <w:rPr>
          <w:color w:val="000000" w:themeColor="text1"/>
          <w:sz w:val="28"/>
          <w:lang w:val="uk-UA"/>
        </w:rPr>
        <w:t>е</w:t>
      </w:r>
      <w:r w:rsidR="006366D9">
        <w:rPr>
          <w:color w:val="000000" w:themeColor="text1"/>
          <w:sz w:val="28"/>
          <w:lang w:val="uk-UA"/>
        </w:rPr>
        <w:t>дієнти, необхідні для виготовлення 1 кілограму хлібу.</w:t>
      </w:r>
      <w:r w:rsidR="00F24BC7">
        <w:rPr>
          <w:color w:val="000000" w:themeColor="text1"/>
          <w:sz w:val="28"/>
          <w:lang w:val="uk-UA"/>
        </w:rPr>
        <w:t xml:space="preserve"> Середня ціна на пшеничне борошно вищого ґатунку складає </w:t>
      </w:r>
      <w:r w:rsidR="00413F8B">
        <w:rPr>
          <w:color w:val="000000" w:themeColor="text1"/>
          <w:sz w:val="28"/>
          <w:lang w:val="uk-UA"/>
        </w:rPr>
        <w:t>1</w:t>
      </w:r>
      <w:r w:rsidR="005B7A20">
        <w:rPr>
          <w:color w:val="000000" w:themeColor="text1"/>
          <w:sz w:val="28"/>
          <w:lang w:val="uk-UA"/>
        </w:rPr>
        <w:t>5</w:t>
      </w:r>
      <w:r w:rsidR="00413F8B">
        <w:rPr>
          <w:color w:val="000000" w:themeColor="text1"/>
          <w:sz w:val="28"/>
          <w:lang w:val="uk-UA"/>
        </w:rPr>
        <w:t xml:space="preserve"> гривень </w:t>
      </w:r>
      <w:r w:rsidR="005B7A20">
        <w:rPr>
          <w:color w:val="000000" w:themeColor="text1"/>
          <w:sz w:val="28"/>
          <w:lang w:val="uk-UA"/>
        </w:rPr>
        <w:t>8</w:t>
      </w:r>
      <w:r w:rsidR="00413F8B">
        <w:rPr>
          <w:color w:val="000000" w:themeColor="text1"/>
          <w:sz w:val="28"/>
          <w:lang w:val="uk-UA"/>
        </w:rPr>
        <w:t xml:space="preserve">0 копійок за кілограм, оптова ціна – </w:t>
      </w:r>
      <w:r w:rsidR="003F47D7">
        <w:rPr>
          <w:color w:val="000000" w:themeColor="text1"/>
          <w:sz w:val="28"/>
          <w:lang w:val="uk-UA"/>
        </w:rPr>
        <w:t>14</w:t>
      </w:r>
      <w:r w:rsidR="00413F8B">
        <w:rPr>
          <w:color w:val="000000" w:themeColor="text1"/>
          <w:sz w:val="28"/>
          <w:lang w:val="uk-UA"/>
        </w:rPr>
        <w:t xml:space="preserve"> гривень </w:t>
      </w:r>
      <w:r w:rsidR="003F47D7">
        <w:rPr>
          <w:color w:val="000000" w:themeColor="text1"/>
          <w:sz w:val="28"/>
          <w:lang w:val="uk-UA"/>
        </w:rPr>
        <w:t>62</w:t>
      </w:r>
      <w:r w:rsidR="00413F8B">
        <w:rPr>
          <w:color w:val="000000" w:themeColor="text1"/>
          <w:sz w:val="28"/>
          <w:lang w:val="uk-UA"/>
        </w:rPr>
        <w:t xml:space="preserve"> копійок.</w:t>
      </w:r>
      <w:r w:rsidR="00DE23E9">
        <w:rPr>
          <w:color w:val="000000" w:themeColor="text1"/>
          <w:sz w:val="28"/>
          <w:lang w:val="uk-UA"/>
        </w:rPr>
        <w:t xml:space="preserve"> На виготовлення </w:t>
      </w:r>
      <w:r w:rsidR="00F32CC8">
        <w:rPr>
          <w:color w:val="000000" w:themeColor="text1"/>
          <w:sz w:val="28"/>
          <w:lang w:val="uk-UA"/>
        </w:rPr>
        <w:t xml:space="preserve">1 кілограму хлібу йде 600 грамів борошна, </w:t>
      </w:r>
      <w:r w:rsidR="0083701F">
        <w:rPr>
          <w:color w:val="000000" w:themeColor="text1"/>
          <w:sz w:val="28"/>
          <w:lang w:val="uk-UA"/>
        </w:rPr>
        <w:t>відповідно</w:t>
      </w:r>
      <w:r w:rsidR="006876E2">
        <w:rPr>
          <w:color w:val="000000" w:themeColor="text1"/>
          <w:sz w:val="28"/>
          <w:lang w:val="uk-UA"/>
        </w:rPr>
        <w:t xml:space="preserve"> оптова</w:t>
      </w:r>
      <w:r w:rsidR="0083701F">
        <w:rPr>
          <w:color w:val="000000" w:themeColor="text1"/>
          <w:sz w:val="28"/>
          <w:lang w:val="uk-UA"/>
        </w:rPr>
        <w:t xml:space="preserve"> ціна складе</w:t>
      </w:r>
      <w:r w:rsidR="00AC5089">
        <w:rPr>
          <w:color w:val="000000" w:themeColor="text1"/>
          <w:sz w:val="28"/>
          <w:lang w:val="en-US"/>
        </w:rPr>
        <w:t>:</w:t>
      </w:r>
    </w:p>
    <w:p w14:paraId="60AE1498" w14:textId="067371C7" w:rsidR="0000201E" w:rsidRPr="009E2105" w:rsidRDefault="00000000" w:rsidP="00C528A5">
      <w:pPr>
        <w:spacing w:line="360" w:lineRule="auto"/>
        <w:ind w:left="284"/>
        <w:jc w:val="center"/>
        <w:rPr>
          <w:iCs/>
          <w:color w:val="000000" w:themeColor="text1"/>
          <w:sz w:val="28"/>
          <w:lang w:val="uk-UA"/>
        </w:rPr>
      </w:pPr>
      <m:oMath>
        <m:f>
          <m:fPr>
            <m:ctrlPr>
              <w:rPr>
                <w:rFonts w:ascii="Cambria Math" w:hAnsi="Cambria Math"/>
                <w:i/>
                <w:color w:val="000000" w:themeColor="text1"/>
                <w:sz w:val="28"/>
                <w:lang w:val="en-US"/>
              </w:rPr>
            </m:ctrlPr>
          </m:fPr>
          <m:num>
            <m:r>
              <w:rPr>
                <w:rFonts w:ascii="Cambria Math" w:hAnsi="Cambria Math"/>
                <w:color w:val="000000" w:themeColor="text1"/>
                <w:sz w:val="28"/>
                <w:lang w:val="en-US"/>
              </w:rPr>
              <m:t>14,62</m:t>
            </m:r>
          </m:num>
          <m:den>
            <m:r>
              <w:rPr>
                <w:rFonts w:ascii="Cambria Math" w:hAnsi="Cambria Math"/>
                <w:color w:val="000000" w:themeColor="text1"/>
                <w:sz w:val="28"/>
                <w:lang w:val="en-US"/>
              </w:rPr>
              <m:t>1000</m:t>
            </m:r>
          </m:den>
        </m:f>
        <m:r>
          <w:rPr>
            <w:rFonts w:ascii="Cambria Math" w:hAnsi="Cambria Math"/>
            <w:color w:val="000000" w:themeColor="text1"/>
            <w:sz w:val="28"/>
            <w:lang w:val="en-US"/>
          </w:rPr>
          <m:t xml:space="preserve"> × 600=8,77(</m:t>
        </m:r>
        <m:r>
          <w:rPr>
            <w:rFonts w:ascii="Cambria Math" w:hAnsi="Cambria Math"/>
            <w:color w:val="000000" w:themeColor="text1"/>
            <w:sz w:val="28"/>
            <w:lang w:val="uk-UA"/>
          </w:rPr>
          <m:t>грн)</m:t>
        </m:r>
      </m:oMath>
      <w:r w:rsidR="009E2105">
        <w:rPr>
          <w:iCs/>
          <w:color w:val="000000" w:themeColor="text1"/>
          <w:sz w:val="28"/>
          <w:lang w:val="uk-UA"/>
        </w:rPr>
        <w:t>,</w:t>
      </w:r>
    </w:p>
    <w:p w14:paraId="6E8C0B4D" w14:textId="26927DA3" w:rsidR="00887790" w:rsidRDefault="006876E2" w:rsidP="004C1DF1">
      <w:pPr>
        <w:spacing w:line="360" w:lineRule="auto"/>
        <w:ind w:left="283"/>
        <w:jc w:val="both"/>
        <w:rPr>
          <w:color w:val="000000" w:themeColor="text1"/>
          <w:sz w:val="28"/>
          <w:lang w:val="uk-UA"/>
        </w:rPr>
      </w:pPr>
      <w:r>
        <w:rPr>
          <w:color w:val="000000" w:themeColor="text1"/>
          <w:sz w:val="28"/>
          <w:lang w:val="uk-UA"/>
        </w:rPr>
        <w:t xml:space="preserve">оскільки зазвичай </w:t>
      </w:r>
      <w:r w:rsidR="00E1792F">
        <w:rPr>
          <w:color w:val="000000" w:themeColor="text1"/>
          <w:sz w:val="28"/>
          <w:lang w:val="uk-UA"/>
        </w:rPr>
        <w:t>масштабні</w:t>
      </w:r>
      <w:r>
        <w:rPr>
          <w:color w:val="000000" w:themeColor="text1"/>
          <w:sz w:val="28"/>
          <w:lang w:val="uk-UA"/>
        </w:rPr>
        <w:t xml:space="preserve"> підприємства закупають сировину крупними партіями за оптовими цінами.</w:t>
      </w:r>
    </w:p>
    <w:p w14:paraId="49D7C5F7" w14:textId="665FC0BE" w:rsidR="00755CB5" w:rsidRDefault="00F66651" w:rsidP="002D4626">
      <w:pPr>
        <w:spacing w:line="360" w:lineRule="auto"/>
        <w:ind w:left="283" w:firstLine="709"/>
        <w:jc w:val="both"/>
        <w:rPr>
          <w:color w:val="000000" w:themeColor="text1"/>
          <w:sz w:val="28"/>
          <w:lang w:val="uk-UA"/>
        </w:rPr>
      </w:pPr>
      <w:r>
        <w:rPr>
          <w:color w:val="000000" w:themeColor="text1"/>
          <w:sz w:val="28"/>
          <w:lang w:val="uk-UA"/>
        </w:rPr>
        <w:t>Середня оптова ціна на сухі хлібопекарські дріжджі становить 10 гривень 20 копійок</w:t>
      </w:r>
      <w:r w:rsidR="0034352E">
        <w:rPr>
          <w:color w:val="000000" w:themeColor="text1"/>
          <w:sz w:val="28"/>
          <w:lang w:val="uk-UA"/>
        </w:rPr>
        <w:t xml:space="preserve">, відповідно ціна за </w:t>
      </w:r>
      <w:r w:rsidR="00E10A08">
        <w:rPr>
          <w:color w:val="000000" w:themeColor="text1"/>
          <w:sz w:val="28"/>
          <w:lang w:val="uk-UA"/>
        </w:rPr>
        <w:t>12 грам складе</w:t>
      </w:r>
      <w:r w:rsidR="00871EFC">
        <w:rPr>
          <w:color w:val="000000" w:themeColor="text1"/>
          <w:sz w:val="28"/>
          <w:lang w:val="uk-UA"/>
        </w:rPr>
        <w:t>:</w:t>
      </w:r>
    </w:p>
    <w:p w14:paraId="731B76F7" w14:textId="3C4D622F" w:rsidR="00871EFC" w:rsidRPr="00F344E4" w:rsidRDefault="00000000" w:rsidP="00F344E4">
      <w:pPr>
        <w:spacing w:line="360" w:lineRule="auto"/>
        <w:jc w:val="center"/>
        <w:rPr>
          <w:color w:val="000000" w:themeColor="text1"/>
          <w:sz w:val="28"/>
          <w:lang w:val="uk-UA"/>
        </w:rPr>
      </w:pPr>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10,2</m:t>
            </m:r>
          </m:num>
          <m:den>
            <m:r>
              <w:rPr>
                <w:rFonts w:ascii="Cambria Math" w:hAnsi="Cambria Math"/>
                <w:color w:val="000000" w:themeColor="text1"/>
                <w:sz w:val="28"/>
                <w:lang w:val="uk-UA"/>
              </w:rPr>
              <m:t>1000</m:t>
            </m:r>
          </m:den>
        </m:f>
        <m:r>
          <w:rPr>
            <w:rFonts w:ascii="Cambria Math" w:hAnsi="Cambria Math"/>
            <w:color w:val="000000" w:themeColor="text1"/>
            <w:sz w:val="28"/>
            <w:lang w:val="uk-UA"/>
          </w:rPr>
          <m:t>× 12=0,1224</m:t>
        </m:r>
      </m:oMath>
      <w:r w:rsidR="00F344E4">
        <w:rPr>
          <w:color w:val="000000" w:themeColor="text1"/>
          <w:sz w:val="28"/>
          <w:lang w:val="en-US"/>
        </w:rPr>
        <w:t>(</w:t>
      </w:r>
      <w:r w:rsidR="00F344E4">
        <w:rPr>
          <w:color w:val="000000" w:themeColor="text1"/>
          <w:sz w:val="28"/>
          <w:lang w:val="uk-UA"/>
        </w:rPr>
        <w:t>грн)</w:t>
      </w:r>
    </w:p>
    <w:p w14:paraId="32D53B6A" w14:textId="4968C080" w:rsidR="005E15B2" w:rsidRDefault="00C1438A" w:rsidP="00B503DA">
      <w:pPr>
        <w:spacing w:line="360" w:lineRule="auto"/>
        <w:ind w:left="283" w:firstLine="709"/>
        <w:jc w:val="both"/>
        <w:rPr>
          <w:color w:val="000000" w:themeColor="text1"/>
          <w:sz w:val="28"/>
          <w:lang w:val="uk-UA"/>
        </w:rPr>
      </w:pPr>
      <w:r w:rsidRPr="00B503DA">
        <w:rPr>
          <w:color w:val="000000" w:themeColor="text1"/>
          <w:sz w:val="28"/>
          <w:lang w:val="uk-UA"/>
        </w:rPr>
        <w:t xml:space="preserve">Розрахуємо тепер ціну на цукор. Ціна цукру за кілограм </w:t>
      </w:r>
      <w:r w:rsidR="00076689" w:rsidRPr="00B503DA">
        <w:rPr>
          <w:color w:val="000000" w:themeColor="text1"/>
          <w:sz w:val="28"/>
          <w:lang w:val="uk-UA"/>
        </w:rPr>
        <w:t>складає</w:t>
      </w:r>
      <w:r w:rsidR="00E61F77" w:rsidRPr="00B503DA">
        <w:rPr>
          <w:color w:val="000000" w:themeColor="text1"/>
          <w:sz w:val="28"/>
          <w:lang w:val="uk-UA"/>
        </w:rPr>
        <w:t xml:space="preserve"> 24 гривні 60 копійок, в той час як оптова ціна </w:t>
      </w:r>
      <w:r w:rsidR="00C124FE" w:rsidRPr="00B503DA">
        <w:rPr>
          <w:color w:val="000000" w:themeColor="text1"/>
          <w:sz w:val="28"/>
          <w:lang w:val="uk-UA"/>
        </w:rPr>
        <w:t xml:space="preserve">складає </w:t>
      </w:r>
      <w:r w:rsidR="00AA2B43" w:rsidRPr="00B503DA">
        <w:rPr>
          <w:color w:val="000000" w:themeColor="text1"/>
          <w:sz w:val="28"/>
          <w:lang w:val="uk-UA"/>
        </w:rPr>
        <w:t>24 гривні за кілограм.</w:t>
      </w:r>
      <w:r w:rsidR="00D50DF5">
        <w:rPr>
          <w:color w:val="000000" w:themeColor="text1"/>
          <w:sz w:val="28"/>
          <w:lang w:val="uk-UA"/>
        </w:rPr>
        <w:t xml:space="preserve"> Для виготовлення 1 кілограму хлібу потрібно 18 грам цукру, порахуємо скільки це коштуватиме за оптовою ціною.</w:t>
      </w:r>
    </w:p>
    <w:p w14:paraId="6FCFDDCB" w14:textId="12725F57" w:rsidR="000644DB" w:rsidRPr="00B503DA" w:rsidRDefault="00000000" w:rsidP="000644DB">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24</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18=0,43(грн)</m:t>
          </m:r>
        </m:oMath>
      </m:oMathPara>
    </w:p>
    <w:p w14:paraId="071FA0DD" w14:textId="42DE2128" w:rsidR="00BA3E8E" w:rsidRDefault="00AD7F51" w:rsidP="00A15B60">
      <w:pPr>
        <w:spacing w:line="360" w:lineRule="auto"/>
        <w:ind w:left="283" w:firstLine="709"/>
        <w:jc w:val="both"/>
        <w:rPr>
          <w:color w:val="000000" w:themeColor="text1"/>
          <w:sz w:val="28"/>
          <w:lang w:val="uk-UA"/>
        </w:rPr>
      </w:pPr>
      <w:r w:rsidRPr="00A15B60">
        <w:rPr>
          <w:color w:val="000000" w:themeColor="text1"/>
          <w:sz w:val="28"/>
          <w:lang w:val="uk-UA"/>
        </w:rPr>
        <w:lastRenderedPageBreak/>
        <w:t>Середня ринкова ціна за кілограм солі складає 15 гривень</w:t>
      </w:r>
      <w:r w:rsidR="000F3EDE" w:rsidRPr="00A15B60">
        <w:rPr>
          <w:color w:val="000000" w:themeColor="text1"/>
          <w:sz w:val="28"/>
          <w:lang w:val="uk-UA"/>
        </w:rPr>
        <w:t>, оптова ціна є 13 гривень 50 копійок.</w:t>
      </w:r>
      <w:r w:rsidR="00BA3E8E" w:rsidRPr="00A15B60">
        <w:rPr>
          <w:color w:val="000000" w:themeColor="text1"/>
          <w:sz w:val="28"/>
          <w:lang w:val="uk-UA"/>
        </w:rPr>
        <w:t xml:space="preserve"> Розрахуємо вартість одного граму солі за оптовою ціною та помножимо на необхідн</w:t>
      </w:r>
      <w:r w:rsidR="00AA1EE1" w:rsidRPr="00A15B60">
        <w:rPr>
          <w:color w:val="000000" w:themeColor="text1"/>
          <w:sz w:val="28"/>
          <w:lang w:val="uk-UA"/>
        </w:rPr>
        <w:t>е дозування солі</w:t>
      </w:r>
      <w:r w:rsidR="00510072" w:rsidRPr="00A15B60">
        <w:rPr>
          <w:color w:val="000000" w:themeColor="text1"/>
          <w:sz w:val="28"/>
          <w:lang w:val="uk-UA"/>
        </w:rPr>
        <w:t>.</w:t>
      </w:r>
    </w:p>
    <w:p w14:paraId="0D5870AF" w14:textId="1FD3B92E" w:rsidR="00F16FE0" w:rsidRPr="00A15B60" w:rsidRDefault="00000000" w:rsidP="00F16FE0">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13,5</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12=0,16</m:t>
          </m:r>
        </m:oMath>
      </m:oMathPara>
    </w:p>
    <w:p w14:paraId="61EE84CC" w14:textId="240BA23C" w:rsidR="005E15B2" w:rsidRDefault="003C0C8D" w:rsidP="0009417A">
      <w:pPr>
        <w:spacing w:line="360" w:lineRule="auto"/>
        <w:ind w:left="283" w:firstLine="709"/>
        <w:jc w:val="both"/>
        <w:rPr>
          <w:color w:val="000000" w:themeColor="text1"/>
          <w:sz w:val="28"/>
          <w:lang w:val="uk-UA"/>
        </w:rPr>
      </w:pPr>
      <w:r w:rsidRPr="0009417A">
        <w:rPr>
          <w:color w:val="000000" w:themeColor="text1"/>
          <w:sz w:val="28"/>
          <w:lang w:val="uk-UA"/>
        </w:rPr>
        <w:t>Рослинна соняшникова олія</w:t>
      </w:r>
      <w:r w:rsidR="00E318C1" w:rsidRPr="0009417A">
        <w:rPr>
          <w:color w:val="000000" w:themeColor="text1"/>
          <w:sz w:val="28"/>
          <w:lang w:val="uk-UA"/>
        </w:rPr>
        <w:t xml:space="preserve"> коштує </w:t>
      </w:r>
      <w:r w:rsidR="007D385A">
        <w:rPr>
          <w:color w:val="000000" w:themeColor="text1"/>
          <w:sz w:val="28"/>
          <w:lang w:val="uk-UA"/>
        </w:rPr>
        <w:t xml:space="preserve">близько 52 гривні </w:t>
      </w:r>
      <w:r w:rsidR="004B4002">
        <w:rPr>
          <w:color w:val="000000" w:themeColor="text1"/>
          <w:sz w:val="28"/>
          <w:lang w:val="uk-UA"/>
        </w:rPr>
        <w:t>25 копійок за літр.</w:t>
      </w:r>
      <w:r w:rsidR="00C6092C">
        <w:rPr>
          <w:color w:val="000000" w:themeColor="text1"/>
          <w:sz w:val="28"/>
          <w:lang w:val="uk-UA"/>
        </w:rPr>
        <w:t xml:space="preserve"> Розрахуємо вартість необхідної дози олії</w:t>
      </w:r>
      <w:r w:rsidR="0001266C">
        <w:rPr>
          <w:color w:val="000000" w:themeColor="text1"/>
          <w:sz w:val="28"/>
          <w:lang w:val="uk-UA"/>
        </w:rPr>
        <w:t>:</w:t>
      </w:r>
    </w:p>
    <w:p w14:paraId="1F967EFB" w14:textId="583CFB90" w:rsidR="005E15B2" w:rsidRPr="00717BDA" w:rsidRDefault="00000000" w:rsidP="00E37CD1">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52,25</m:t>
              </m:r>
            </m:num>
            <m:den>
              <m:r>
                <w:rPr>
                  <w:rFonts w:ascii="Cambria Math" w:hAnsi="Cambria Math"/>
                  <w:color w:val="000000" w:themeColor="text1"/>
                  <w:sz w:val="28"/>
                  <w:lang w:val="uk-UA"/>
                </w:rPr>
                <m:t>1000</m:t>
              </m:r>
            </m:den>
          </m:f>
          <m:r>
            <w:rPr>
              <w:rFonts w:ascii="Cambria Math" w:hAnsi="Cambria Math"/>
              <w:color w:val="000000" w:themeColor="text1"/>
              <w:sz w:val="28"/>
              <w:lang w:val="uk-UA"/>
            </w:rPr>
            <m:t xml:space="preserve"> × 6=0,31</m:t>
          </m:r>
        </m:oMath>
      </m:oMathPara>
    </w:p>
    <w:p w14:paraId="63308CE1" w14:textId="76FBE501" w:rsidR="005E15B2" w:rsidRPr="00B0681D" w:rsidRDefault="005E15B2" w:rsidP="00B0681D">
      <w:pPr>
        <w:spacing w:line="360" w:lineRule="auto"/>
        <w:ind w:left="283" w:firstLine="709"/>
        <w:jc w:val="both"/>
        <w:rPr>
          <w:color w:val="000000" w:themeColor="text1"/>
          <w:sz w:val="28"/>
          <w:lang w:val="uk-UA"/>
        </w:rPr>
      </w:pPr>
      <w:r w:rsidRPr="00B0681D">
        <w:rPr>
          <w:color w:val="000000" w:themeColor="text1"/>
          <w:sz w:val="28"/>
          <w:lang w:val="uk-UA"/>
        </w:rPr>
        <w:t xml:space="preserve">Таблиця 2.4.1. </w:t>
      </w:r>
      <w:r w:rsidR="00BA1106" w:rsidRPr="00B0681D">
        <w:rPr>
          <w:color w:val="000000" w:themeColor="text1"/>
          <w:sz w:val="28"/>
          <w:lang w:val="uk-UA"/>
        </w:rPr>
        <w:t>–</w:t>
      </w:r>
      <w:r w:rsidRPr="00B0681D">
        <w:rPr>
          <w:color w:val="000000" w:themeColor="text1"/>
          <w:sz w:val="28"/>
          <w:lang w:val="uk-UA"/>
        </w:rPr>
        <w:t xml:space="preserve"> </w:t>
      </w:r>
      <w:r w:rsidR="00BA1106" w:rsidRPr="00B0681D">
        <w:rPr>
          <w:color w:val="000000" w:themeColor="text1"/>
          <w:sz w:val="28"/>
          <w:lang w:val="uk-UA"/>
        </w:rPr>
        <w:t>Калькуляційна картка виготовлення 1 кг хлібу</w:t>
      </w:r>
      <w:r w:rsidR="003D787C" w:rsidRPr="00B0681D">
        <w:rPr>
          <w:color w:val="000000" w:themeColor="text1"/>
          <w:sz w:val="28"/>
          <w:lang w:val="uk-UA"/>
        </w:rPr>
        <w:t>.</w:t>
      </w:r>
    </w:p>
    <w:tbl>
      <w:tblPr>
        <w:tblStyle w:val="TableGrid0"/>
        <w:tblW w:w="0" w:type="auto"/>
        <w:tblInd w:w="283" w:type="dxa"/>
        <w:tblLook w:val="04A0" w:firstRow="1" w:lastRow="0" w:firstColumn="1" w:lastColumn="0" w:noHBand="0" w:noVBand="1"/>
      </w:tblPr>
      <w:tblGrid>
        <w:gridCol w:w="4674"/>
        <w:gridCol w:w="2268"/>
        <w:gridCol w:w="2403"/>
      </w:tblGrid>
      <w:tr w:rsidR="00B343F1" w14:paraId="36309EF5" w14:textId="77777777" w:rsidTr="007969EE">
        <w:trPr>
          <w:trHeight w:val="857"/>
        </w:trPr>
        <w:tc>
          <w:tcPr>
            <w:tcW w:w="4674" w:type="dxa"/>
            <w:vAlign w:val="center"/>
          </w:tcPr>
          <w:p w14:paraId="72171198" w14:textId="60900A62" w:rsidR="00B343F1" w:rsidRPr="007969EE" w:rsidRDefault="00B343F1" w:rsidP="007969EE">
            <w:pPr>
              <w:jc w:val="center"/>
              <w:rPr>
                <w:b/>
                <w:bCs/>
                <w:color w:val="000000" w:themeColor="text1"/>
                <w:sz w:val="28"/>
                <w:lang w:val="uk-UA"/>
              </w:rPr>
            </w:pPr>
            <w:r w:rsidRPr="007969EE">
              <w:rPr>
                <w:b/>
                <w:bCs/>
                <w:color w:val="000000" w:themeColor="text1"/>
                <w:sz w:val="28"/>
                <w:lang w:val="uk-UA"/>
              </w:rPr>
              <w:t>Найменування інгредієнту</w:t>
            </w:r>
          </w:p>
        </w:tc>
        <w:tc>
          <w:tcPr>
            <w:tcW w:w="2268" w:type="dxa"/>
            <w:vAlign w:val="center"/>
          </w:tcPr>
          <w:p w14:paraId="7A0AD95E" w14:textId="2B28DA40" w:rsidR="00B343F1" w:rsidRPr="007969EE" w:rsidRDefault="00D16496" w:rsidP="007969EE">
            <w:pPr>
              <w:jc w:val="center"/>
              <w:rPr>
                <w:b/>
                <w:bCs/>
                <w:color w:val="000000" w:themeColor="text1"/>
                <w:sz w:val="28"/>
                <w:lang w:val="uk-UA"/>
              </w:rPr>
            </w:pPr>
            <w:r w:rsidRPr="007969EE">
              <w:rPr>
                <w:b/>
                <w:bCs/>
                <w:color w:val="000000" w:themeColor="text1"/>
                <w:sz w:val="28"/>
                <w:lang w:val="uk-UA"/>
              </w:rPr>
              <w:t>Порція(г)</w:t>
            </w:r>
          </w:p>
        </w:tc>
        <w:tc>
          <w:tcPr>
            <w:tcW w:w="2403" w:type="dxa"/>
            <w:vAlign w:val="center"/>
          </w:tcPr>
          <w:p w14:paraId="0D41F3BF" w14:textId="7624214A" w:rsidR="00B343F1" w:rsidRPr="007969EE" w:rsidRDefault="00F802C7" w:rsidP="007969EE">
            <w:pPr>
              <w:jc w:val="center"/>
              <w:rPr>
                <w:b/>
                <w:bCs/>
                <w:color w:val="000000" w:themeColor="text1"/>
                <w:sz w:val="28"/>
                <w:lang w:val="uk-UA"/>
              </w:rPr>
            </w:pPr>
            <w:r w:rsidRPr="007969EE">
              <w:rPr>
                <w:b/>
                <w:bCs/>
                <w:color w:val="000000" w:themeColor="text1"/>
                <w:sz w:val="28"/>
                <w:lang w:val="uk-UA"/>
              </w:rPr>
              <w:t>Ціна(грн)</w:t>
            </w:r>
          </w:p>
        </w:tc>
      </w:tr>
      <w:tr w:rsidR="00B343F1" w14:paraId="10C32339" w14:textId="77777777" w:rsidTr="007969EE">
        <w:trPr>
          <w:trHeight w:val="699"/>
        </w:trPr>
        <w:tc>
          <w:tcPr>
            <w:tcW w:w="4674" w:type="dxa"/>
            <w:vAlign w:val="center"/>
          </w:tcPr>
          <w:p w14:paraId="024EFC2B" w14:textId="47314243" w:rsidR="00B343F1" w:rsidRDefault="002E7F8C" w:rsidP="007969EE">
            <w:pPr>
              <w:jc w:val="center"/>
              <w:rPr>
                <w:color w:val="000000" w:themeColor="text1"/>
                <w:sz w:val="28"/>
                <w:lang w:val="uk-UA"/>
              </w:rPr>
            </w:pPr>
            <w:r>
              <w:rPr>
                <w:color w:val="000000" w:themeColor="text1"/>
                <w:sz w:val="28"/>
                <w:lang w:val="uk-UA"/>
              </w:rPr>
              <w:t>Борошно пшеничне вищого ґатунку</w:t>
            </w:r>
          </w:p>
        </w:tc>
        <w:tc>
          <w:tcPr>
            <w:tcW w:w="2268" w:type="dxa"/>
            <w:vAlign w:val="center"/>
          </w:tcPr>
          <w:p w14:paraId="2B2CA4F6" w14:textId="73F08794" w:rsidR="00B343F1" w:rsidRDefault="007969EE" w:rsidP="007969EE">
            <w:pPr>
              <w:jc w:val="center"/>
              <w:rPr>
                <w:color w:val="000000" w:themeColor="text1"/>
                <w:sz w:val="28"/>
                <w:lang w:val="uk-UA"/>
              </w:rPr>
            </w:pPr>
            <w:r>
              <w:rPr>
                <w:color w:val="000000" w:themeColor="text1"/>
                <w:sz w:val="28"/>
                <w:lang w:val="uk-UA"/>
              </w:rPr>
              <w:t>600</w:t>
            </w:r>
          </w:p>
        </w:tc>
        <w:tc>
          <w:tcPr>
            <w:tcW w:w="2403" w:type="dxa"/>
            <w:vAlign w:val="center"/>
          </w:tcPr>
          <w:p w14:paraId="6AC132B4" w14:textId="6476F70F" w:rsidR="00B343F1" w:rsidRDefault="008C7CAC" w:rsidP="007969EE">
            <w:pPr>
              <w:jc w:val="center"/>
              <w:rPr>
                <w:color w:val="000000" w:themeColor="text1"/>
                <w:sz w:val="28"/>
                <w:lang w:val="uk-UA"/>
              </w:rPr>
            </w:pPr>
            <w:r>
              <w:rPr>
                <w:color w:val="000000" w:themeColor="text1"/>
                <w:sz w:val="28"/>
                <w:lang w:val="uk-UA"/>
              </w:rPr>
              <w:t>8,77</w:t>
            </w:r>
          </w:p>
        </w:tc>
      </w:tr>
      <w:tr w:rsidR="00B343F1" w14:paraId="30D25106" w14:textId="77777777" w:rsidTr="007969EE">
        <w:trPr>
          <w:trHeight w:val="693"/>
        </w:trPr>
        <w:tc>
          <w:tcPr>
            <w:tcW w:w="4674" w:type="dxa"/>
            <w:vAlign w:val="center"/>
          </w:tcPr>
          <w:p w14:paraId="292AF08A" w14:textId="263CF26B" w:rsidR="00B343F1" w:rsidRDefault="00F679B9" w:rsidP="007969EE">
            <w:pPr>
              <w:jc w:val="center"/>
              <w:rPr>
                <w:color w:val="000000" w:themeColor="text1"/>
                <w:sz w:val="28"/>
                <w:lang w:val="uk-UA"/>
              </w:rPr>
            </w:pPr>
            <w:r>
              <w:rPr>
                <w:color w:val="000000" w:themeColor="text1"/>
                <w:sz w:val="28"/>
                <w:lang w:val="uk-UA"/>
              </w:rPr>
              <w:t>Вода</w:t>
            </w:r>
          </w:p>
        </w:tc>
        <w:tc>
          <w:tcPr>
            <w:tcW w:w="2268" w:type="dxa"/>
            <w:vAlign w:val="center"/>
          </w:tcPr>
          <w:p w14:paraId="6F5AA5C3" w14:textId="62CEF9C5" w:rsidR="00B343F1" w:rsidRDefault="003B58E0" w:rsidP="007969EE">
            <w:pPr>
              <w:jc w:val="center"/>
              <w:rPr>
                <w:color w:val="000000" w:themeColor="text1"/>
                <w:sz w:val="28"/>
                <w:lang w:val="uk-UA"/>
              </w:rPr>
            </w:pPr>
            <w:r>
              <w:rPr>
                <w:color w:val="000000" w:themeColor="text1"/>
                <w:sz w:val="28"/>
                <w:lang w:val="uk-UA"/>
              </w:rPr>
              <w:t>380</w:t>
            </w:r>
          </w:p>
        </w:tc>
        <w:tc>
          <w:tcPr>
            <w:tcW w:w="2403" w:type="dxa"/>
            <w:vAlign w:val="center"/>
          </w:tcPr>
          <w:p w14:paraId="03961C8F" w14:textId="594806BC" w:rsidR="00B343F1" w:rsidRDefault="003B58E0" w:rsidP="007969EE">
            <w:pPr>
              <w:jc w:val="center"/>
              <w:rPr>
                <w:color w:val="000000" w:themeColor="text1"/>
                <w:sz w:val="28"/>
                <w:lang w:val="uk-UA"/>
              </w:rPr>
            </w:pPr>
            <w:r>
              <w:rPr>
                <w:color w:val="000000" w:themeColor="text1"/>
                <w:sz w:val="28"/>
                <w:lang w:val="uk-UA"/>
              </w:rPr>
              <w:t>0,0</w:t>
            </w:r>
          </w:p>
        </w:tc>
      </w:tr>
      <w:tr w:rsidR="00B343F1" w14:paraId="7374C165" w14:textId="77777777" w:rsidTr="007969EE">
        <w:trPr>
          <w:trHeight w:val="705"/>
        </w:trPr>
        <w:tc>
          <w:tcPr>
            <w:tcW w:w="4674" w:type="dxa"/>
            <w:vAlign w:val="center"/>
          </w:tcPr>
          <w:p w14:paraId="0F7B1A11" w14:textId="05C06E1E" w:rsidR="00B343F1" w:rsidRDefault="00802805" w:rsidP="007969EE">
            <w:pPr>
              <w:jc w:val="center"/>
              <w:rPr>
                <w:color w:val="000000" w:themeColor="text1"/>
                <w:sz w:val="28"/>
                <w:lang w:val="uk-UA"/>
              </w:rPr>
            </w:pPr>
            <w:r>
              <w:rPr>
                <w:color w:val="000000" w:themeColor="text1"/>
                <w:sz w:val="28"/>
                <w:lang w:val="uk-UA"/>
              </w:rPr>
              <w:t>Дріжджі</w:t>
            </w:r>
          </w:p>
        </w:tc>
        <w:tc>
          <w:tcPr>
            <w:tcW w:w="2268" w:type="dxa"/>
            <w:vAlign w:val="center"/>
          </w:tcPr>
          <w:p w14:paraId="00A3AB36" w14:textId="34F471F6" w:rsidR="00B343F1" w:rsidRDefault="00F679B9" w:rsidP="007969EE">
            <w:pPr>
              <w:jc w:val="center"/>
              <w:rPr>
                <w:color w:val="000000" w:themeColor="text1"/>
                <w:sz w:val="28"/>
                <w:lang w:val="uk-UA"/>
              </w:rPr>
            </w:pPr>
            <w:r>
              <w:rPr>
                <w:color w:val="000000" w:themeColor="text1"/>
                <w:sz w:val="28"/>
                <w:lang w:val="uk-UA"/>
              </w:rPr>
              <w:t>12</w:t>
            </w:r>
          </w:p>
        </w:tc>
        <w:tc>
          <w:tcPr>
            <w:tcW w:w="2403" w:type="dxa"/>
            <w:vAlign w:val="center"/>
          </w:tcPr>
          <w:p w14:paraId="21EBF077" w14:textId="5D4847AD" w:rsidR="00B343F1" w:rsidRPr="00C1438A" w:rsidRDefault="00F94629" w:rsidP="007969EE">
            <w:pPr>
              <w:jc w:val="center"/>
              <w:rPr>
                <w:color w:val="000000" w:themeColor="text1"/>
                <w:sz w:val="28"/>
                <w:lang w:val="uk-UA"/>
              </w:rPr>
            </w:pPr>
            <w:r>
              <w:rPr>
                <w:color w:val="000000" w:themeColor="text1"/>
                <w:sz w:val="28"/>
                <w:lang w:val="uk-UA"/>
              </w:rPr>
              <w:t>0,</w:t>
            </w:r>
            <w:r w:rsidR="003D3FE3">
              <w:rPr>
                <w:color w:val="000000" w:themeColor="text1"/>
                <w:sz w:val="28"/>
                <w:lang w:val="uk-UA"/>
              </w:rPr>
              <w:t>12</w:t>
            </w:r>
          </w:p>
        </w:tc>
      </w:tr>
      <w:tr w:rsidR="00B343F1" w14:paraId="3456D058" w14:textId="77777777" w:rsidTr="007969EE">
        <w:trPr>
          <w:trHeight w:val="701"/>
        </w:trPr>
        <w:tc>
          <w:tcPr>
            <w:tcW w:w="4674" w:type="dxa"/>
            <w:vAlign w:val="center"/>
          </w:tcPr>
          <w:p w14:paraId="612C45EC" w14:textId="446F10CB" w:rsidR="00B343F1" w:rsidRDefault="00EF658D" w:rsidP="007969EE">
            <w:pPr>
              <w:jc w:val="center"/>
              <w:rPr>
                <w:color w:val="000000" w:themeColor="text1"/>
                <w:sz w:val="28"/>
                <w:lang w:val="uk-UA"/>
              </w:rPr>
            </w:pPr>
            <w:r>
              <w:rPr>
                <w:color w:val="000000" w:themeColor="text1"/>
                <w:sz w:val="28"/>
                <w:lang w:val="uk-UA"/>
              </w:rPr>
              <w:t>Цукор</w:t>
            </w:r>
          </w:p>
        </w:tc>
        <w:tc>
          <w:tcPr>
            <w:tcW w:w="2268" w:type="dxa"/>
            <w:vAlign w:val="center"/>
          </w:tcPr>
          <w:p w14:paraId="7A836B7D" w14:textId="33BCDB11" w:rsidR="00B343F1" w:rsidRDefault="00F679B9" w:rsidP="007969EE">
            <w:pPr>
              <w:jc w:val="center"/>
              <w:rPr>
                <w:color w:val="000000" w:themeColor="text1"/>
                <w:sz w:val="28"/>
                <w:lang w:val="uk-UA"/>
              </w:rPr>
            </w:pPr>
            <w:r>
              <w:rPr>
                <w:color w:val="000000" w:themeColor="text1"/>
                <w:sz w:val="28"/>
                <w:lang w:val="uk-UA"/>
              </w:rPr>
              <w:t>18</w:t>
            </w:r>
          </w:p>
        </w:tc>
        <w:tc>
          <w:tcPr>
            <w:tcW w:w="2403" w:type="dxa"/>
            <w:vAlign w:val="center"/>
          </w:tcPr>
          <w:p w14:paraId="1EBF84D0" w14:textId="5586146C" w:rsidR="00B343F1" w:rsidRDefault="00F94629" w:rsidP="007969EE">
            <w:pPr>
              <w:jc w:val="center"/>
              <w:rPr>
                <w:color w:val="000000" w:themeColor="text1"/>
                <w:sz w:val="28"/>
                <w:lang w:val="uk-UA"/>
              </w:rPr>
            </w:pPr>
            <w:r>
              <w:rPr>
                <w:color w:val="000000" w:themeColor="text1"/>
                <w:sz w:val="28"/>
                <w:lang w:val="uk-UA"/>
              </w:rPr>
              <w:t>0,</w:t>
            </w:r>
            <w:r w:rsidR="00AD7F51">
              <w:rPr>
                <w:color w:val="000000" w:themeColor="text1"/>
                <w:sz w:val="28"/>
                <w:lang w:val="uk-UA"/>
              </w:rPr>
              <w:t>43</w:t>
            </w:r>
          </w:p>
        </w:tc>
      </w:tr>
      <w:tr w:rsidR="00F94629" w14:paraId="1F6E7FEE" w14:textId="77777777" w:rsidTr="007969EE">
        <w:trPr>
          <w:trHeight w:val="701"/>
        </w:trPr>
        <w:tc>
          <w:tcPr>
            <w:tcW w:w="4674" w:type="dxa"/>
            <w:vAlign w:val="center"/>
          </w:tcPr>
          <w:p w14:paraId="798F25A8" w14:textId="01E2DA48" w:rsidR="00F94629" w:rsidRDefault="00F94629" w:rsidP="007969EE">
            <w:pPr>
              <w:jc w:val="center"/>
              <w:rPr>
                <w:color w:val="000000" w:themeColor="text1"/>
                <w:sz w:val="28"/>
                <w:lang w:val="uk-UA"/>
              </w:rPr>
            </w:pPr>
            <w:r>
              <w:rPr>
                <w:color w:val="000000" w:themeColor="text1"/>
                <w:sz w:val="28"/>
                <w:lang w:val="uk-UA"/>
              </w:rPr>
              <w:t>Сіль</w:t>
            </w:r>
          </w:p>
        </w:tc>
        <w:tc>
          <w:tcPr>
            <w:tcW w:w="2268" w:type="dxa"/>
            <w:vAlign w:val="center"/>
          </w:tcPr>
          <w:p w14:paraId="03A48DD4" w14:textId="0D7E122E" w:rsidR="00F94629" w:rsidRDefault="00F94629" w:rsidP="007969EE">
            <w:pPr>
              <w:jc w:val="center"/>
              <w:rPr>
                <w:color w:val="000000" w:themeColor="text1"/>
                <w:sz w:val="28"/>
                <w:lang w:val="uk-UA"/>
              </w:rPr>
            </w:pPr>
            <w:r>
              <w:rPr>
                <w:color w:val="000000" w:themeColor="text1"/>
                <w:sz w:val="28"/>
                <w:lang w:val="uk-UA"/>
              </w:rPr>
              <w:t>12</w:t>
            </w:r>
          </w:p>
        </w:tc>
        <w:tc>
          <w:tcPr>
            <w:tcW w:w="2403" w:type="dxa"/>
            <w:vAlign w:val="center"/>
          </w:tcPr>
          <w:p w14:paraId="5AE1B1CA" w14:textId="7148AA5F" w:rsidR="00F94629" w:rsidRDefault="00F94629" w:rsidP="007969EE">
            <w:pPr>
              <w:jc w:val="center"/>
              <w:rPr>
                <w:color w:val="000000" w:themeColor="text1"/>
                <w:sz w:val="28"/>
                <w:lang w:val="uk-UA"/>
              </w:rPr>
            </w:pPr>
            <w:r>
              <w:rPr>
                <w:color w:val="000000" w:themeColor="text1"/>
                <w:sz w:val="28"/>
                <w:lang w:val="uk-UA"/>
              </w:rPr>
              <w:t>0,1</w:t>
            </w:r>
            <w:r w:rsidR="00E109A7">
              <w:rPr>
                <w:color w:val="000000" w:themeColor="text1"/>
                <w:sz w:val="28"/>
                <w:lang w:val="uk-UA"/>
              </w:rPr>
              <w:t>6</w:t>
            </w:r>
          </w:p>
        </w:tc>
      </w:tr>
      <w:tr w:rsidR="00F94629" w14:paraId="4FBB5975" w14:textId="77777777" w:rsidTr="007969EE">
        <w:trPr>
          <w:trHeight w:val="701"/>
        </w:trPr>
        <w:tc>
          <w:tcPr>
            <w:tcW w:w="4674" w:type="dxa"/>
            <w:vAlign w:val="center"/>
          </w:tcPr>
          <w:p w14:paraId="60DD3E2B" w14:textId="695A4C65" w:rsidR="00F94629" w:rsidRDefault="00F94629" w:rsidP="007969EE">
            <w:pPr>
              <w:jc w:val="center"/>
              <w:rPr>
                <w:color w:val="000000" w:themeColor="text1"/>
                <w:sz w:val="28"/>
                <w:lang w:val="uk-UA"/>
              </w:rPr>
            </w:pPr>
            <w:r>
              <w:rPr>
                <w:color w:val="000000" w:themeColor="text1"/>
                <w:sz w:val="28"/>
                <w:lang w:val="uk-UA"/>
              </w:rPr>
              <w:t>Рослинна олія</w:t>
            </w:r>
            <w:r w:rsidR="002E7026">
              <w:rPr>
                <w:color w:val="000000" w:themeColor="text1"/>
                <w:sz w:val="28"/>
                <w:lang w:val="uk-UA"/>
              </w:rPr>
              <w:t xml:space="preserve"> соняшникова</w:t>
            </w:r>
          </w:p>
        </w:tc>
        <w:tc>
          <w:tcPr>
            <w:tcW w:w="2268" w:type="dxa"/>
            <w:vAlign w:val="center"/>
          </w:tcPr>
          <w:p w14:paraId="22A6EADD" w14:textId="43E8DCF6" w:rsidR="00F94629" w:rsidRDefault="00F94629" w:rsidP="007969EE">
            <w:pPr>
              <w:jc w:val="center"/>
              <w:rPr>
                <w:color w:val="000000" w:themeColor="text1"/>
                <w:sz w:val="28"/>
                <w:lang w:val="uk-UA"/>
              </w:rPr>
            </w:pPr>
            <w:r>
              <w:rPr>
                <w:color w:val="000000" w:themeColor="text1"/>
                <w:sz w:val="28"/>
                <w:lang w:val="uk-UA"/>
              </w:rPr>
              <w:t>6</w:t>
            </w:r>
          </w:p>
        </w:tc>
        <w:tc>
          <w:tcPr>
            <w:tcW w:w="2403" w:type="dxa"/>
            <w:vAlign w:val="center"/>
          </w:tcPr>
          <w:p w14:paraId="788CE1B2" w14:textId="6B4852C4" w:rsidR="00F94629" w:rsidRDefault="00F94629" w:rsidP="007969EE">
            <w:pPr>
              <w:jc w:val="center"/>
              <w:rPr>
                <w:color w:val="000000" w:themeColor="text1"/>
                <w:sz w:val="28"/>
                <w:lang w:val="uk-UA"/>
              </w:rPr>
            </w:pPr>
            <w:r>
              <w:rPr>
                <w:color w:val="000000" w:themeColor="text1"/>
                <w:sz w:val="28"/>
                <w:lang w:val="uk-UA"/>
              </w:rPr>
              <w:t>0,</w:t>
            </w:r>
            <w:r w:rsidR="00110C50">
              <w:rPr>
                <w:color w:val="000000" w:themeColor="text1"/>
                <w:sz w:val="28"/>
                <w:lang w:val="uk-UA"/>
              </w:rPr>
              <w:t>31</w:t>
            </w:r>
          </w:p>
        </w:tc>
      </w:tr>
      <w:tr w:rsidR="0065664E" w14:paraId="19A554CB" w14:textId="77777777" w:rsidTr="007969EE">
        <w:trPr>
          <w:trHeight w:val="701"/>
        </w:trPr>
        <w:tc>
          <w:tcPr>
            <w:tcW w:w="4674" w:type="dxa"/>
            <w:vAlign w:val="center"/>
          </w:tcPr>
          <w:p w14:paraId="1FBE938B" w14:textId="1EBF10DC" w:rsidR="0065664E" w:rsidRPr="0065664E" w:rsidRDefault="0065664E" w:rsidP="007969EE">
            <w:pPr>
              <w:jc w:val="center"/>
              <w:rPr>
                <w:b/>
                <w:bCs/>
                <w:color w:val="000000" w:themeColor="text1"/>
                <w:sz w:val="28"/>
                <w:lang w:val="uk-UA"/>
              </w:rPr>
            </w:pPr>
            <w:r w:rsidRPr="0065664E">
              <w:rPr>
                <w:b/>
                <w:bCs/>
                <w:color w:val="000000" w:themeColor="text1"/>
                <w:sz w:val="28"/>
                <w:lang w:val="uk-UA"/>
              </w:rPr>
              <w:t>Усього</w:t>
            </w:r>
          </w:p>
        </w:tc>
        <w:tc>
          <w:tcPr>
            <w:tcW w:w="2268" w:type="dxa"/>
            <w:vAlign w:val="center"/>
          </w:tcPr>
          <w:p w14:paraId="6D2EFBB5" w14:textId="4A2932D2" w:rsidR="0065664E" w:rsidRDefault="0071023D" w:rsidP="007969EE">
            <w:pPr>
              <w:jc w:val="center"/>
              <w:rPr>
                <w:color w:val="000000" w:themeColor="text1"/>
                <w:sz w:val="28"/>
                <w:lang w:val="uk-UA"/>
              </w:rPr>
            </w:pPr>
            <w:r>
              <w:rPr>
                <w:color w:val="000000" w:themeColor="text1"/>
                <w:sz w:val="28"/>
                <w:lang w:val="uk-UA"/>
              </w:rPr>
              <w:t>1028</w:t>
            </w:r>
          </w:p>
        </w:tc>
        <w:tc>
          <w:tcPr>
            <w:tcW w:w="2403" w:type="dxa"/>
            <w:vAlign w:val="center"/>
          </w:tcPr>
          <w:p w14:paraId="3E7B4225" w14:textId="3CDED227" w:rsidR="0065664E" w:rsidRDefault="00344BC9" w:rsidP="007969EE">
            <w:pPr>
              <w:jc w:val="center"/>
              <w:rPr>
                <w:color w:val="000000" w:themeColor="text1"/>
                <w:sz w:val="28"/>
                <w:lang w:val="uk-UA"/>
              </w:rPr>
            </w:pPr>
            <w:r>
              <w:rPr>
                <w:color w:val="000000" w:themeColor="text1"/>
                <w:sz w:val="28"/>
                <w:lang w:val="uk-UA"/>
              </w:rPr>
              <w:t>9,79</w:t>
            </w:r>
          </w:p>
        </w:tc>
      </w:tr>
    </w:tbl>
    <w:p w14:paraId="57B9809C" w14:textId="7557F569" w:rsidR="00B343F1" w:rsidRDefault="00B343F1" w:rsidP="002D4626">
      <w:pPr>
        <w:spacing w:line="360" w:lineRule="auto"/>
        <w:ind w:left="283" w:firstLine="709"/>
        <w:jc w:val="both"/>
        <w:rPr>
          <w:color w:val="000000" w:themeColor="text1"/>
          <w:sz w:val="28"/>
          <w:lang w:val="uk-UA"/>
        </w:rPr>
      </w:pPr>
    </w:p>
    <w:p w14:paraId="69B91452" w14:textId="379696C8" w:rsidR="00F303B9" w:rsidRDefault="00950682" w:rsidP="00F303B9">
      <w:pPr>
        <w:spacing w:line="360" w:lineRule="auto"/>
        <w:ind w:left="283" w:firstLine="709"/>
        <w:jc w:val="both"/>
        <w:rPr>
          <w:color w:val="000000" w:themeColor="text1"/>
          <w:sz w:val="28"/>
          <w:lang w:val="uk-UA"/>
        </w:rPr>
      </w:pPr>
      <w:r>
        <w:rPr>
          <w:color w:val="000000" w:themeColor="text1"/>
          <w:sz w:val="28"/>
          <w:lang w:val="uk-UA"/>
        </w:rPr>
        <w:t xml:space="preserve">Таким чином, якщо складова ціни на хліб під назвою «Інша сировина» </w:t>
      </w:r>
      <w:r w:rsidR="006A3EFB">
        <w:rPr>
          <w:color w:val="000000" w:themeColor="text1"/>
          <w:sz w:val="28"/>
          <w:lang w:val="uk-UA"/>
        </w:rPr>
        <w:t>складає 5% від вартості</w:t>
      </w:r>
      <w:r w:rsidR="00F303B9">
        <w:rPr>
          <w:color w:val="000000" w:themeColor="text1"/>
          <w:sz w:val="28"/>
          <w:lang w:val="uk-UA"/>
        </w:rPr>
        <w:t>, та становить 1,02 гривні, тоді визначимо вартість одного відсотку від загальної вартості.</w:t>
      </w:r>
    </w:p>
    <w:p w14:paraId="3E5AD5F9" w14:textId="2FF95637" w:rsidR="00713B1D" w:rsidRPr="00887790" w:rsidRDefault="00000000" w:rsidP="00713B1D">
      <w:pPr>
        <w:spacing w:line="360" w:lineRule="auto"/>
        <w:ind w:left="284"/>
        <w:jc w:val="center"/>
        <w:rPr>
          <w:color w:val="000000" w:themeColor="text1"/>
          <w:sz w:val="28"/>
          <w:lang w:val="uk-UA"/>
        </w:rPr>
      </w:pPr>
      <m:oMathPara>
        <m:oMath>
          <m:f>
            <m:fPr>
              <m:ctrlPr>
                <w:rPr>
                  <w:rFonts w:ascii="Cambria Math" w:hAnsi="Cambria Math"/>
                  <w:i/>
                  <w:color w:val="000000" w:themeColor="text1"/>
                  <w:sz w:val="28"/>
                  <w:lang w:val="uk-UA"/>
                </w:rPr>
              </m:ctrlPr>
            </m:fPr>
            <m:num>
              <m:r>
                <w:rPr>
                  <w:rFonts w:ascii="Cambria Math" w:hAnsi="Cambria Math"/>
                  <w:color w:val="000000" w:themeColor="text1"/>
                  <w:sz w:val="28"/>
                  <w:lang w:val="uk-UA"/>
                </w:rPr>
                <m:t>1,02</m:t>
              </m:r>
            </m:num>
            <m:den>
              <m:r>
                <w:rPr>
                  <w:rFonts w:ascii="Cambria Math" w:hAnsi="Cambria Math"/>
                  <w:color w:val="000000" w:themeColor="text1"/>
                  <w:sz w:val="28"/>
                  <w:lang w:val="uk-UA"/>
                </w:rPr>
                <m:t>5</m:t>
              </m:r>
            </m:den>
          </m:f>
          <m:r>
            <w:rPr>
              <w:rFonts w:ascii="Cambria Math" w:hAnsi="Cambria Math"/>
              <w:color w:val="000000" w:themeColor="text1"/>
              <w:sz w:val="28"/>
              <w:lang w:val="uk-UA"/>
            </w:rPr>
            <m:t>=0,204</m:t>
          </m:r>
        </m:oMath>
      </m:oMathPara>
    </w:p>
    <w:p w14:paraId="34148A55" w14:textId="7538C42F" w:rsidR="009E11EA" w:rsidRDefault="00037DC3" w:rsidP="009E11EA">
      <w:pPr>
        <w:spacing w:line="360" w:lineRule="auto"/>
        <w:ind w:left="283" w:firstLine="709"/>
        <w:jc w:val="both"/>
        <w:rPr>
          <w:color w:val="000000" w:themeColor="text1"/>
          <w:sz w:val="28"/>
          <w:lang w:val="uk-UA"/>
        </w:rPr>
      </w:pPr>
      <w:r w:rsidRPr="00572CCC">
        <w:rPr>
          <w:color w:val="000000" w:themeColor="text1"/>
          <w:sz w:val="28"/>
          <w:lang w:val="uk-UA"/>
        </w:rPr>
        <w:t>Таким чином, повна собівартість батону «Смачний» без націнки складає</w:t>
      </w:r>
      <w:r w:rsidR="009E11EA">
        <w:rPr>
          <w:color w:val="000000" w:themeColor="text1"/>
          <w:sz w:val="28"/>
          <w:lang w:val="uk-UA"/>
        </w:rPr>
        <w:t xml:space="preserve">: </w:t>
      </w:r>
      <w:r w:rsidR="005C6838">
        <w:rPr>
          <w:color w:val="000000" w:themeColor="text1"/>
          <w:sz w:val="28"/>
          <w:lang w:val="uk-UA"/>
        </w:rPr>
        <w:t xml:space="preserve">0,204 * 100 = </w:t>
      </w:r>
      <w:r w:rsidR="005A6D5C" w:rsidRPr="00572CCC">
        <w:rPr>
          <w:color w:val="000000" w:themeColor="text1"/>
          <w:sz w:val="28"/>
          <w:lang w:val="uk-UA"/>
        </w:rPr>
        <w:t>20 гривень 40 копійок.</w:t>
      </w:r>
    </w:p>
    <w:p w14:paraId="6EC97391" w14:textId="77777777" w:rsidR="0098242C" w:rsidRDefault="0098242C" w:rsidP="009E11EA">
      <w:pPr>
        <w:spacing w:line="360" w:lineRule="auto"/>
        <w:ind w:left="283" w:firstLine="709"/>
        <w:jc w:val="both"/>
        <w:rPr>
          <w:color w:val="000000" w:themeColor="text1"/>
          <w:sz w:val="28"/>
          <w:lang w:val="uk-UA"/>
        </w:rPr>
      </w:pPr>
    </w:p>
    <w:p w14:paraId="1DA632AA" w14:textId="2689ED46" w:rsidR="0098242C" w:rsidRDefault="0098242C" w:rsidP="009E11EA">
      <w:pPr>
        <w:spacing w:line="360" w:lineRule="auto"/>
        <w:ind w:left="283" w:firstLine="709"/>
        <w:jc w:val="both"/>
        <w:rPr>
          <w:color w:val="000000" w:themeColor="text1"/>
          <w:sz w:val="28"/>
          <w:lang w:val="uk-UA"/>
        </w:rPr>
      </w:pPr>
      <w:r>
        <w:rPr>
          <w:color w:val="000000" w:themeColor="text1"/>
          <w:sz w:val="28"/>
          <w:lang w:val="uk-UA"/>
        </w:rPr>
        <w:lastRenderedPageBreak/>
        <w:t xml:space="preserve">Таким чином можемо визначити ціну кожної складової </w:t>
      </w:r>
      <w:r w:rsidR="00A24B23">
        <w:rPr>
          <w:color w:val="000000" w:themeColor="text1"/>
          <w:sz w:val="28"/>
          <w:lang w:val="uk-UA"/>
        </w:rPr>
        <w:t>хлібу</w:t>
      </w:r>
      <w:r w:rsidR="001E392B">
        <w:rPr>
          <w:color w:val="000000" w:themeColor="text1"/>
          <w:sz w:val="28"/>
          <w:lang w:val="uk-UA"/>
        </w:rPr>
        <w:t>, зображені в Таблиці 2.4.2.</w:t>
      </w:r>
    </w:p>
    <w:tbl>
      <w:tblPr>
        <w:tblStyle w:val="TableGrid0"/>
        <w:tblW w:w="0" w:type="auto"/>
        <w:tblInd w:w="283" w:type="dxa"/>
        <w:tblLook w:val="04A0" w:firstRow="1" w:lastRow="0" w:firstColumn="1" w:lastColumn="0" w:noHBand="0" w:noVBand="1"/>
      </w:tblPr>
      <w:tblGrid>
        <w:gridCol w:w="3134"/>
        <w:gridCol w:w="3066"/>
        <w:gridCol w:w="3067"/>
      </w:tblGrid>
      <w:tr w:rsidR="00053B47" w14:paraId="1E176F84" w14:textId="77777777" w:rsidTr="008B3CB5">
        <w:trPr>
          <w:trHeight w:val="812"/>
        </w:trPr>
        <w:tc>
          <w:tcPr>
            <w:tcW w:w="3134" w:type="dxa"/>
            <w:vAlign w:val="center"/>
          </w:tcPr>
          <w:p w14:paraId="2E58E83A" w14:textId="0E3E5123" w:rsidR="00053B47" w:rsidRPr="00CE1FC0" w:rsidRDefault="00053B47" w:rsidP="006E69AB">
            <w:pPr>
              <w:jc w:val="center"/>
              <w:rPr>
                <w:b/>
                <w:bCs/>
                <w:color w:val="000000" w:themeColor="text1"/>
                <w:sz w:val="28"/>
                <w:lang w:val="uk-UA"/>
              </w:rPr>
            </w:pPr>
            <w:r w:rsidRPr="00CE1FC0">
              <w:rPr>
                <w:b/>
                <w:bCs/>
                <w:color w:val="000000" w:themeColor="text1"/>
                <w:sz w:val="28"/>
                <w:lang w:val="uk-UA"/>
              </w:rPr>
              <w:t>Найменування складової</w:t>
            </w:r>
          </w:p>
        </w:tc>
        <w:tc>
          <w:tcPr>
            <w:tcW w:w="3066" w:type="dxa"/>
            <w:vAlign w:val="center"/>
          </w:tcPr>
          <w:p w14:paraId="23D1C619" w14:textId="3AF914B7" w:rsidR="00053B47" w:rsidRPr="00CE1FC0" w:rsidRDefault="00001FFA" w:rsidP="008B3CB5">
            <w:pPr>
              <w:jc w:val="center"/>
              <w:rPr>
                <w:b/>
                <w:bCs/>
                <w:color w:val="000000" w:themeColor="text1"/>
                <w:sz w:val="28"/>
                <w:lang w:val="uk-UA"/>
              </w:rPr>
            </w:pPr>
            <w:r w:rsidRPr="00CE1FC0">
              <w:rPr>
                <w:b/>
                <w:bCs/>
                <w:color w:val="000000" w:themeColor="text1"/>
                <w:sz w:val="28"/>
                <w:lang w:val="uk-UA"/>
              </w:rPr>
              <w:t>Відсоткова частка в ціні собівартості</w:t>
            </w:r>
          </w:p>
        </w:tc>
        <w:tc>
          <w:tcPr>
            <w:tcW w:w="3067" w:type="dxa"/>
            <w:vAlign w:val="center"/>
          </w:tcPr>
          <w:p w14:paraId="41A97C6E" w14:textId="7F41478A" w:rsidR="00053B47" w:rsidRPr="00CE1FC0" w:rsidRDefault="008B3F21" w:rsidP="008B3CB5">
            <w:pPr>
              <w:jc w:val="center"/>
              <w:rPr>
                <w:b/>
                <w:bCs/>
                <w:color w:val="000000" w:themeColor="text1"/>
                <w:sz w:val="28"/>
                <w:lang w:val="uk-UA"/>
              </w:rPr>
            </w:pPr>
            <w:r w:rsidRPr="00CE1FC0">
              <w:rPr>
                <w:b/>
                <w:bCs/>
                <w:color w:val="000000" w:themeColor="text1"/>
                <w:sz w:val="28"/>
                <w:lang w:val="uk-UA"/>
              </w:rPr>
              <w:t>Вартість</w:t>
            </w:r>
            <w:r w:rsidR="00623BE9" w:rsidRPr="00CE1FC0">
              <w:rPr>
                <w:b/>
                <w:bCs/>
                <w:color w:val="000000" w:themeColor="text1"/>
                <w:sz w:val="28"/>
                <w:lang w:val="uk-UA"/>
              </w:rPr>
              <w:t>(грн)</w:t>
            </w:r>
          </w:p>
        </w:tc>
      </w:tr>
      <w:tr w:rsidR="00053B47" w14:paraId="2EDE9697" w14:textId="77777777" w:rsidTr="001D2CBC">
        <w:trPr>
          <w:trHeight w:val="406"/>
        </w:trPr>
        <w:tc>
          <w:tcPr>
            <w:tcW w:w="3134" w:type="dxa"/>
          </w:tcPr>
          <w:p w14:paraId="041DCF7B" w14:textId="46B8C8C3" w:rsidR="00053B47" w:rsidRDefault="0073305E" w:rsidP="006E69AB">
            <w:pPr>
              <w:jc w:val="both"/>
              <w:rPr>
                <w:color w:val="000000" w:themeColor="text1"/>
                <w:sz w:val="28"/>
                <w:lang w:val="uk-UA"/>
              </w:rPr>
            </w:pPr>
            <w:r>
              <w:rPr>
                <w:color w:val="000000" w:themeColor="text1"/>
                <w:sz w:val="28"/>
                <w:lang w:val="uk-UA"/>
              </w:rPr>
              <w:t>Борошно</w:t>
            </w:r>
          </w:p>
        </w:tc>
        <w:tc>
          <w:tcPr>
            <w:tcW w:w="3066" w:type="dxa"/>
            <w:vAlign w:val="center"/>
          </w:tcPr>
          <w:p w14:paraId="06AD61D3" w14:textId="74EB47C8" w:rsidR="00053B47" w:rsidRDefault="00FB1568" w:rsidP="001D2CBC">
            <w:pPr>
              <w:jc w:val="center"/>
              <w:rPr>
                <w:color w:val="000000" w:themeColor="text1"/>
                <w:sz w:val="28"/>
                <w:lang w:val="uk-UA"/>
              </w:rPr>
            </w:pPr>
            <w:r>
              <w:rPr>
                <w:color w:val="000000" w:themeColor="text1"/>
                <w:sz w:val="28"/>
                <w:lang w:val="uk-UA"/>
              </w:rPr>
              <w:t>43%</w:t>
            </w:r>
          </w:p>
        </w:tc>
        <w:tc>
          <w:tcPr>
            <w:tcW w:w="3067" w:type="dxa"/>
            <w:vAlign w:val="center"/>
          </w:tcPr>
          <w:p w14:paraId="448EA1B6" w14:textId="5A4C95FD" w:rsidR="00053B47" w:rsidRDefault="00AA76CD" w:rsidP="001D2CBC">
            <w:pPr>
              <w:jc w:val="center"/>
              <w:rPr>
                <w:color w:val="000000" w:themeColor="text1"/>
                <w:sz w:val="28"/>
                <w:lang w:val="uk-UA"/>
              </w:rPr>
            </w:pPr>
            <w:r>
              <w:rPr>
                <w:color w:val="000000" w:themeColor="text1"/>
                <w:sz w:val="28"/>
                <w:lang w:val="uk-UA"/>
              </w:rPr>
              <w:t>8,77</w:t>
            </w:r>
          </w:p>
        </w:tc>
      </w:tr>
      <w:tr w:rsidR="00053B47" w14:paraId="52F1835A" w14:textId="77777777" w:rsidTr="001D2CBC">
        <w:trPr>
          <w:trHeight w:val="416"/>
        </w:trPr>
        <w:tc>
          <w:tcPr>
            <w:tcW w:w="3134" w:type="dxa"/>
          </w:tcPr>
          <w:p w14:paraId="2C43DFAC" w14:textId="0B5BEA92" w:rsidR="00053B47" w:rsidRDefault="0073305E" w:rsidP="006E69AB">
            <w:pPr>
              <w:jc w:val="both"/>
              <w:rPr>
                <w:color w:val="000000" w:themeColor="text1"/>
                <w:sz w:val="28"/>
                <w:lang w:val="uk-UA"/>
              </w:rPr>
            </w:pPr>
            <w:r>
              <w:rPr>
                <w:color w:val="000000" w:themeColor="text1"/>
                <w:sz w:val="28"/>
                <w:lang w:val="uk-UA"/>
              </w:rPr>
              <w:t>Інша сировина</w:t>
            </w:r>
          </w:p>
        </w:tc>
        <w:tc>
          <w:tcPr>
            <w:tcW w:w="3066" w:type="dxa"/>
            <w:vAlign w:val="center"/>
          </w:tcPr>
          <w:p w14:paraId="42E88188" w14:textId="531048A2" w:rsidR="00053B47" w:rsidRDefault="00FB1568" w:rsidP="001D2CBC">
            <w:pPr>
              <w:jc w:val="center"/>
              <w:rPr>
                <w:color w:val="000000" w:themeColor="text1"/>
                <w:sz w:val="28"/>
                <w:lang w:val="uk-UA"/>
              </w:rPr>
            </w:pPr>
            <w:r>
              <w:rPr>
                <w:color w:val="000000" w:themeColor="text1"/>
                <w:sz w:val="28"/>
                <w:lang w:val="uk-UA"/>
              </w:rPr>
              <w:t>5%</w:t>
            </w:r>
          </w:p>
        </w:tc>
        <w:tc>
          <w:tcPr>
            <w:tcW w:w="3067" w:type="dxa"/>
            <w:vAlign w:val="center"/>
          </w:tcPr>
          <w:p w14:paraId="6CBE1326" w14:textId="1436ECBB" w:rsidR="00053B47" w:rsidRDefault="00A20F34" w:rsidP="001D2CBC">
            <w:pPr>
              <w:jc w:val="center"/>
              <w:rPr>
                <w:color w:val="000000" w:themeColor="text1"/>
                <w:sz w:val="28"/>
                <w:lang w:val="uk-UA"/>
              </w:rPr>
            </w:pPr>
            <w:r>
              <w:rPr>
                <w:color w:val="000000" w:themeColor="text1"/>
                <w:sz w:val="28"/>
                <w:lang w:val="uk-UA"/>
              </w:rPr>
              <w:t>1,02</w:t>
            </w:r>
          </w:p>
        </w:tc>
      </w:tr>
      <w:tr w:rsidR="00053B47" w14:paraId="68678618" w14:textId="77777777" w:rsidTr="001D2CBC">
        <w:trPr>
          <w:trHeight w:val="406"/>
        </w:trPr>
        <w:tc>
          <w:tcPr>
            <w:tcW w:w="3134" w:type="dxa"/>
          </w:tcPr>
          <w:p w14:paraId="1648F8ED" w14:textId="0C9171AF" w:rsidR="00053B47" w:rsidRDefault="00C64DF6" w:rsidP="006E69AB">
            <w:pPr>
              <w:jc w:val="both"/>
              <w:rPr>
                <w:color w:val="000000" w:themeColor="text1"/>
                <w:sz w:val="28"/>
                <w:lang w:val="uk-UA"/>
              </w:rPr>
            </w:pPr>
            <w:r>
              <w:rPr>
                <w:color w:val="000000" w:themeColor="text1"/>
                <w:sz w:val="28"/>
                <w:lang w:val="uk-UA"/>
              </w:rPr>
              <w:t>Паливо</w:t>
            </w:r>
          </w:p>
        </w:tc>
        <w:tc>
          <w:tcPr>
            <w:tcW w:w="3066" w:type="dxa"/>
            <w:vAlign w:val="center"/>
          </w:tcPr>
          <w:p w14:paraId="08825ECA" w14:textId="6EC7B1C5" w:rsidR="00053B47" w:rsidRDefault="00FB1568" w:rsidP="001D2CBC">
            <w:pPr>
              <w:jc w:val="center"/>
              <w:rPr>
                <w:color w:val="000000" w:themeColor="text1"/>
                <w:sz w:val="28"/>
                <w:lang w:val="uk-UA"/>
              </w:rPr>
            </w:pPr>
            <w:r>
              <w:rPr>
                <w:color w:val="000000" w:themeColor="text1"/>
                <w:sz w:val="28"/>
                <w:lang w:val="uk-UA"/>
              </w:rPr>
              <w:t>4%</w:t>
            </w:r>
          </w:p>
        </w:tc>
        <w:tc>
          <w:tcPr>
            <w:tcW w:w="3067" w:type="dxa"/>
            <w:vAlign w:val="center"/>
          </w:tcPr>
          <w:p w14:paraId="0C7B11D3" w14:textId="67372361" w:rsidR="00053B47" w:rsidRDefault="008D280B" w:rsidP="001D2CBC">
            <w:pPr>
              <w:jc w:val="center"/>
              <w:rPr>
                <w:color w:val="000000" w:themeColor="text1"/>
                <w:sz w:val="28"/>
                <w:lang w:val="uk-UA"/>
              </w:rPr>
            </w:pPr>
            <w:r>
              <w:rPr>
                <w:color w:val="000000" w:themeColor="text1"/>
                <w:sz w:val="28"/>
                <w:lang w:val="uk-UA"/>
              </w:rPr>
              <w:t>0,81</w:t>
            </w:r>
          </w:p>
        </w:tc>
      </w:tr>
      <w:tr w:rsidR="00053B47" w14:paraId="76079CF4" w14:textId="77777777" w:rsidTr="001D2CBC">
        <w:trPr>
          <w:trHeight w:val="406"/>
        </w:trPr>
        <w:tc>
          <w:tcPr>
            <w:tcW w:w="3134" w:type="dxa"/>
          </w:tcPr>
          <w:p w14:paraId="66903AA1" w14:textId="11757E0B" w:rsidR="00053B47" w:rsidRDefault="00C64DF6" w:rsidP="006E69AB">
            <w:pPr>
              <w:jc w:val="both"/>
              <w:rPr>
                <w:color w:val="000000" w:themeColor="text1"/>
                <w:sz w:val="28"/>
                <w:lang w:val="uk-UA"/>
              </w:rPr>
            </w:pPr>
            <w:r>
              <w:rPr>
                <w:color w:val="000000" w:themeColor="text1"/>
                <w:sz w:val="28"/>
                <w:lang w:val="uk-UA"/>
              </w:rPr>
              <w:t>Загальновиробничі витрати</w:t>
            </w:r>
          </w:p>
        </w:tc>
        <w:tc>
          <w:tcPr>
            <w:tcW w:w="3066" w:type="dxa"/>
            <w:vAlign w:val="center"/>
          </w:tcPr>
          <w:p w14:paraId="4626329E" w14:textId="33F96FAC" w:rsidR="00053B47" w:rsidRDefault="00FB1568" w:rsidP="001D2CBC">
            <w:pPr>
              <w:jc w:val="center"/>
              <w:rPr>
                <w:color w:val="000000" w:themeColor="text1"/>
                <w:sz w:val="28"/>
                <w:lang w:val="uk-UA"/>
              </w:rPr>
            </w:pPr>
            <w:r>
              <w:rPr>
                <w:color w:val="000000" w:themeColor="text1"/>
                <w:sz w:val="28"/>
                <w:lang w:val="uk-UA"/>
              </w:rPr>
              <w:t>7%</w:t>
            </w:r>
          </w:p>
        </w:tc>
        <w:tc>
          <w:tcPr>
            <w:tcW w:w="3067" w:type="dxa"/>
            <w:vAlign w:val="center"/>
          </w:tcPr>
          <w:p w14:paraId="4270A21A" w14:textId="1A9DEA1E" w:rsidR="00053B47" w:rsidRDefault="004D7374" w:rsidP="001D2CBC">
            <w:pPr>
              <w:jc w:val="center"/>
              <w:rPr>
                <w:color w:val="000000" w:themeColor="text1"/>
                <w:sz w:val="28"/>
                <w:lang w:val="uk-UA"/>
              </w:rPr>
            </w:pPr>
            <w:r>
              <w:rPr>
                <w:color w:val="000000" w:themeColor="text1"/>
                <w:sz w:val="28"/>
                <w:lang w:val="uk-UA"/>
              </w:rPr>
              <w:t>1,42</w:t>
            </w:r>
          </w:p>
        </w:tc>
      </w:tr>
      <w:tr w:rsidR="00053B47" w14:paraId="63E47544" w14:textId="77777777" w:rsidTr="001D2CBC">
        <w:trPr>
          <w:trHeight w:val="406"/>
        </w:trPr>
        <w:tc>
          <w:tcPr>
            <w:tcW w:w="3134" w:type="dxa"/>
          </w:tcPr>
          <w:p w14:paraId="1D1D30DB" w14:textId="01AB9035" w:rsidR="00053B47" w:rsidRDefault="00C64DF6" w:rsidP="006E69AB">
            <w:pPr>
              <w:jc w:val="both"/>
              <w:rPr>
                <w:color w:val="000000" w:themeColor="text1"/>
                <w:sz w:val="28"/>
                <w:lang w:val="uk-UA"/>
              </w:rPr>
            </w:pPr>
            <w:r>
              <w:rPr>
                <w:color w:val="000000" w:themeColor="text1"/>
                <w:sz w:val="28"/>
                <w:lang w:val="uk-UA"/>
              </w:rPr>
              <w:t>Електроенергія</w:t>
            </w:r>
          </w:p>
        </w:tc>
        <w:tc>
          <w:tcPr>
            <w:tcW w:w="3066" w:type="dxa"/>
            <w:vAlign w:val="center"/>
          </w:tcPr>
          <w:p w14:paraId="03E810E9" w14:textId="77E3A8E5" w:rsidR="00053B47" w:rsidRDefault="00FB1568" w:rsidP="001D2CBC">
            <w:pPr>
              <w:jc w:val="center"/>
              <w:rPr>
                <w:color w:val="000000" w:themeColor="text1"/>
                <w:sz w:val="28"/>
                <w:lang w:val="uk-UA"/>
              </w:rPr>
            </w:pPr>
            <w:r>
              <w:rPr>
                <w:color w:val="000000" w:themeColor="text1"/>
                <w:sz w:val="28"/>
                <w:lang w:val="uk-UA"/>
              </w:rPr>
              <w:t>1%</w:t>
            </w:r>
          </w:p>
        </w:tc>
        <w:tc>
          <w:tcPr>
            <w:tcW w:w="3067" w:type="dxa"/>
            <w:vAlign w:val="center"/>
          </w:tcPr>
          <w:p w14:paraId="78DD7BD4" w14:textId="7AECCEEB" w:rsidR="00053B47" w:rsidRDefault="006624AB" w:rsidP="001D2CBC">
            <w:pPr>
              <w:jc w:val="center"/>
              <w:rPr>
                <w:color w:val="000000" w:themeColor="text1"/>
                <w:sz w:val="28"/>
                <w:lang w:val="uk-UA"/>
              </w:rPr>
            </w:pPr>
            <w:r>
              <w:rPr>
                <w:color w:val="000000" w:themeColor="text1"/>
                <w:sz w:val="28"/>
                <w:lang w:val="uk-UA"/>
              </w:rPr>
              <w:t>0,20</w:t>
            </w:r>
          </w:p>
        </w:tc>
      </w:tr>
      <w:tr w:rsidR="00053B47" w14:paraId="5BB1CFC9" w14:textId="77777777" w:rsidTr="001D2CBC">
        <w:trPr>
          <w:trHeight w:val="406"/>
        </w:trPr>
        <w:tc>
          <w:tcPr>
            <w:tcW w:w="3134" w:type="dxa"/>
          </w:tcPr>
          <w:p w14:paraId="4E739848" w14:textId="3AAAFEA7" w:rsidR="00053B47" w:rsidRDefault="004A5592" w:rsidP="00FB1568">
            <w:pPr>
              <w:rPr>
                <w:color w:val="000000" w:themeColor="text1"/>
                <w:sz w:val="28"/>
                <w:lang w:val="uk-UA"/>
              </w:rPr>
            </w:pPr>
            <w:r>
              <w:rPr>
                <w:color w:val="000000" w:themeColor="text1"/>
                <w:sz w:val="28"/>
                <w:lang w:val="uk-UA"/>
              </w:rPr>
              <w:t>Заробітна плата основних виробників із нарахуванням</w:t>
            </w:r>
          </w:p>
        </w:tc>
        <w:tc>
          <w:tcPr>
            <w:tcW w:w="3066" w:type="dxa"/>
            <w:vAlign w:val="center"/>
          </w:tcPr>
          <w:p w14:paraId="43A5CF2F" w14:textId="0BF738F1" w:rsidR="00053B47" w:rsidRDefault="00FB1568" w:rsidP="001D2CBC">
            <w:pPr>
              <w:jc w:val="center"/>
              <w:rPr>
                <w:color w:val="000000" w:themeColor="text1"/>
                <w:sz w:val="28"/>
                <w:lang w:val="uk-UA"/>
              </w:rPr>
            </w:pPr>
            <w:r>
              <w:rPr>
                <w:color w:val="000000" w:themeColor="text1"/>
                <w:sz w:val="28"/>
                <w:lang w:val="uk-UA"/>
              </w:rPr>
              <w:t>5%</w:t>
            </w:r>
          </w:p>
        </w:tc>
        <w:tc>
          <w:tcPr>
            <w:tcW w:w="3067" w:type="dxa"/>
            <w:vAlign w:val="center"/>
          </w:tcPr>
          <w:p w14:paraId="4B0A0D6C" w14:textId="19A435C3" w:rsidR="00053B47" w:rsidRDefault="005349BB" w:rsidP="001D2CBC">
            <w:pPr>
              <w:jc w:val="center"/>
              <w:rPr>
                <w:color w:val="000000" w:themeColor="text1"/>
                <w:sz w:val="28"/>
                <w:lang w:val="uk-UA"/>
              </w:rPr>
            </w:pPr>
            <w:r>
              <w:rPr>
                <w:color w:val="000000" w:themeColor="text1"/>
                <w:sz w:val="28"/>
                <w:lang w:val="uk-UA"/>
              </w:rPr>
              <w:t>1,02</w:t>
            </w:r>
          </w:p>
        </w:tc>
      </w:tr>
      <w:tr w:rsidR="00053B47" w14:paraId="526359BC" w14:textId="77777777" w:rsidTr="001D2CBC">
        <w:trPr>
          <w:trHeight w:val="416"/>
        </w:trPr>
        <w:tc>
          <w:tcPr>
            <w:tcW w:w="3134" w:type="dxa"/>
          </w:tcPr>
          <w:p w14:paraId="4F7D2CE8" w14:textId="4E064D0A" w:rsidR="00053B47" w:rsidRDefault="000E6F08" w:rsidP="006E69AB">
            <w:pPr>
              <w:jc w:val="both"/>
              <w:rPr>
                <w:color w:val="000000" w:themeColor="text1"/>
                <w:sz w:val="28"/>
                <w:lang w:val="uk-UA"/>
              </w:rPr>
            </w:pPr>
            <w:r>
              <w:rPr>
                <w:color w:val="000000" w:themeColor="text1"/>
                <w:sz w:val="28"/>
                <w:lang w:val="uk-UA"/>
              </w:rPr>
              <w:t>Адміністративні витрати</w:t>
            </w:r>
          </w:p>
        </w:tc>
        <w:tc>
          <w:tcPr>
            <w:tcW w:w="3066" w:type="dxa"/>
            <w:vAlign w:val="center"/>
          </w:tcPr>
          <w:p w14:paraId="1030A6C9" w14:textId="6D343859" w:rsidR="00053B47" w:rsidRDefault="00FB1568" w:rsidP="001D2CBC">
            <w:pPr>
              <w:jc w:val="center"/>
              <w:rPr>
                <w:color w:val="000000" w:themeColor="text1"/>
                <w:sz w:val="28"/>
                <w:lang w:val="uk-UA"/>
              </w:rPr>
            </w:pPr>
            <w:r>
              <w:rPr>
                <w:color w:val="000000" w:themeColor="text1"/>
                <w:sz w:val="28"/>
                <w:lang w:val="uk-UA"/>
              </w:rPr>
              <w:t>7%</w:t>
            </w:r>
          </w:p>
        </w:tc>
        <w:tc>
          <w:tcPr>
            <w:tcW w:w="3067" w:type="dxa"/>
            <w:vAlign w:val="center"/>
          </w:tcPr>
          <w:p w14:paraId="357B3314" w14:textId="67E683BA" w:rsidR="00053B47" w:rsidRDefault="00CA5130" w:rsidP="001D2CBC">
            <w:pPr>
              <w:jc w:val="center"/>
              <w:rPr>
                <w:color w:val="000000" w:themeColor="text1"/>
                <w:sz w:val="28"/>
                <w:lang w:val="uk-UA"/>
              </w:rPr>
            </w:pPr>
            <w:r>
              <w:rPr>
                <w:color w:val="000000" w:themeColor="text1"/>
                <w:sz w:val="28"/>
                <w:lang w:val="uk-UA"/>
              </w:rPr>
              <w:t>1,42</w:t>
            </w:r>
          </w:p>
        </w:tc>
      </w:tr>
      <w:tr w:rsidR="00FD1DBB" w14:paraId="37C0C823" w14:textId="77777777" w:rsidTr="001D2CBC">
        <w:trPr>
          <w:trHeight w:val="416"/>
        </w:trPr>
        <w:tc>
          <w:tcPr>
            <w:tcW w:w="3134" w:type="dxa"/>
          </w:tcPr>
          <w:p w14:paraId="2E9AD2DA" w14:textId="02FD1706" w:rsidR="00FD1DBB" w:rsidRDefault="00FD1DBB" w:rsidP="006E69AB">
            <w:pPr>
              <w:jc w:val="both"/>
              <w:rPr>
                <w:color w:val="000000" w:themeColor="text1"/>
                <w:sz w:val="28"/>
                <w:lang w:val="uk-UA"/>
              </w:rPr>
            </w:pPr>
            <w:r>
              <w:rPr>
                <w:color w:val="000000" w:themeColor="text1"/>
                <w:sz w:val="28"/>
                <w:lang w:val="uk-UA"/>
              </w:rPr>
              <w:t>Фінансові витрати</w:t>
            </w:r>
          </w:p>
        </w:tc>
        <w:tc>
          <w:tcPr>
            <w:tcW w:w="3066" w:type="dxa"/>
            <w:vAlign w:val="center"/>
          </w:tcPr>
          <w:p w14:paraId="0497BFD4" w14:textId="6F9AD1D7" w:rsidR="00FD1DBB" w:rsidRDefault="00FB1568" w:rsidP="001D2CBC">
            <w:pPr>
              <w:jc w:val="center"/>
              <w:rPr>
                <w:color w:val="000000" w:themeColor="text1"/>
                <w:sz w:val="28"/>
                <w:lang w:val="uk-UA"/>
              </w:rPr>
            </w:pPr>
            <w:r>
              <w:rPr>
                <w:color w:val="000000" w:themeColor="text1"/>
                <w:sz w:val="28"/>
                <w:lang w:val="uk-UA"/>
              </w:rPr>
              <w:t>1%</w:t>
            </w:r>
          </w:p>
        </w:tc>
        <w:tc>
          <w:tcPr>
            <w:tcW w:w="3067" w:type="dxa"/>
            <w:vAlign w:val="center"/>
          </w:tcPr>
          <w:p w14:paraId="4CA6D832" w14:textId="5E013051" w:rsidR="00FD1DBB" w:rsidRDefault="00E13A53" w:rsidP="001D2CBC">
            <w:pPr>
              <w:jc w:val="center"/>
              <w:rPr>
                <w:color w:val="000000" w:themeColor="text1"/>
                <w:sz w:val="28"/>
                <w:lang w:val="uk-UA"/>
              </w:rPr>
            </w:pPr>
            <w:r>
              <w:rPr>
                <w:color w:val="000000" w:themeColor="text1"/>
                <w:sz w:val="28"/>
                <w:lang w:val="uk-UA"/>
              </w:rPr>
              <w:t>0,20</w:t>
            </w:r>
          </w:p>
        </w:tc>
      </w:tr>
      <w:tr w:rsidR="00FD1DBB" w14:paraId="504FEFC4" w14:textId="77777777" w:rsidTr="001D2CBC">
        <w:trPr>
          <w:trHeight w:val="416"/>
        </w:trPr>
        <w:tc>
          <w:tcPr>
            <w:tcW w:w="3134" w:type="dxa"/>
          </w:tcPr>
          <w:p w14:paraId="191630D9" w14:textId="639C6E73" w:rsidR="00FD1DBB" w:rsidRDefault="00FD1DBB" w:rsidP="006E69AB">
            <w:pPr>
              <w:jc w:val="both"/>
              <w:rPr>
                <w:color w:val="000000" w:themeColor="text1"/>
                <w:sz w:val="28"/>
                <w:lang w:val="uk-UA"/>
              </w:rPr>
            </w:pPr>
            <w:r>
              <w:rPr>
                <w:color w:val="000000" w:themeColor="text1"/>
                <w:sz w:val="28"/>
                <w:lang w:val="uk-UA"/>
              </w:rPr>
              <w:t>Витрати на збут</w:t>
            </w:r>
          </w:p>
        </w:tc>
        <w:tc>
          <w:tcPr>
            <w:tcW w:w="3066" w:type="dxa"/>
            <w:vAlign w:val="center"/>
          </w:tcPr>
          <w:p w14:paraId="035CB0A1" w14:textId="55BB171B" w:rsidR="00FD1DBB" w:rsidRDefault="00FB1568" w:rsidP="001D2CBC">
            <w:pPr>
              <w:jc w:val="center"/>
              <w:rPr>
                <w:color w:val="000000" w:themeColor="text1"/>
                <w:sz w:val="28"/>
                <w:lang w:val="uk-UA"/>
              </w:rPr>
            </w:pPr>
            <w:r>
              <w:rPr>
                <w:color w:val="000000" w:themeColor="text1"/>
                <w:sz w:val="28"/>
                <w:lang w:val="uk-UA"/>
              </w:rPr>
              <w:t>27%</w:t>
            </w:r>
          </w:p>
        </w:tc>
        <w:tc>
          <w:tcPr>
            <w:tcW w:w="3067" w:type="dxa"/>
            <w:vAlign w:val="center"/>
          </w:tcPr>
          <w:p w14:paraId="15F0C205" w14:textId="2E8EEEE3" w:rsidR="00FD1DBB" w:rsidRDefault="00E13A53" w:rsidP="001D2CBC">
            <w:pPr>
              <w:jc w:val="center"/>
              <w:rPr>
                <w:color w:val="000000" w:themeColor="text1"/>
                <w:sz w:val="28"/>
                <w:lang w:val="uk-UA"/>
              </w:rPr>
            </w:pPr>
            <w:r>
              <w:rPr>
                <w:color w:val="000000" w:themeColor="text1"/>
                <w:sz w:val="28"/>
                <w:lang w:val="uk-UA"/>
              </w:rPr>
              <w:t>5,50</w:t>
            </w:r>
          </w:p>
        </w:tc>
      </w:tr>
      <w:tr w:rsidR="00736553" w14:paraId="3485EC68" w14:textId="77777777" w:rsidTr="00736553">
        <w:trPr>
          <w:trHeight w:val="416"/>
        </w:trPr>
        <w:tc>
          <w:tcPr>
            <w:tcW w:w="3134" w:type="dxa"/>
            <w:vAlign w:val="center"/>
          </w:tcPr>
          <w:p w14:paraId="7823D599" w14:textId="7108726D" w:rsidR="00736553" w:rsidRPr="00736553" w:rsidRDefault="00736553" w:rsidP="00736553">
            <w:pPr>
              <w:jc w:val="center"/>
              <w:rPr>
                <w:b/>
                <w:bCs/>
                <w:color w:val="000000" w:themeColor="text1"/>
                <w:sz w:val="28"/>
                <w:lang w:val="uk-UA"/>
              </w:rPr>
            </w:pPr>
            <w:r w:rsidRPr="00736553">
              <w:rPr>
                <w:b/>
                <w:bCs/>
                <w:color w:val="000000" w:themeColor="text1"/>
                <w:sz w:val="28"/>
                <w:lang w:val="uk-UA"/>
              </w:rPr>
              <w:t>Усього</w:t>
            </w:r>
          </w:p>
        </w:tc>
        <w:tc>
          <w:tcPr>
            <w:tcW w:w="3066" w:type="dxa"/>
            <w:vAlign w:val="center"/>
          </w:tcPr>
          <w:p w14:paraId="11C64CD7" w14:textId="446FFA7F" w:rsidR="00736553" w:rsidRPr="00844A75" w:rsidRDefault="00736553" w:rsidP="001D2CBC">
            <w:pPr>
              <w:jc w:val="center"/>
              <w:rPr>
                <w:b/>
                <w:bCs/>
                <w:color w:val="000000" w:themeColor="text1"/>
                <w:sz w:val="28"/>
                <w:lang w:val="uk-UA"/>
              </w:rPr>
            </w:pPr>
            <w:r w:rsidRPr="00844A75">
              <w:rPr>
                <w:b/>
                <w:bCs/>
                <w:color w:val="000000" w:themeColor="text1"/>
                <w:sz w:val="28"/>
                <w:lang w:val="uk-UA"/>
              </w:rPr>
              <w:t>100%</w:t>
            </w:r>
          </w:p>
        </w:tc>
        <w:tc>
          <w:tcPr>
            <w:tcW w:w="3067" w:type="dxa"/>
            <w:vAlign w:val="center"/>
          </w:tcPr>
          <w:p w14:paraId="7F7E8A20" w14:textId="0E03D849" w:rsidR="00736553" w:rsidRPr="00844A75" w:rsidRDefault="00736553" w:rsidP="001D2CBC">
            <w:pPr>
              <w:jc w:val="center"/>
              <w:rPr>
                <w:b/>
                <w:bCs/>
                <w:color w:val="000000" w:themeColor="text1"/>
                <w:sz w:val="28"/>
                <w:lang w:val="uk-UA"/>
              </w:rPr>
            </w:pPr>
            <w:r w:rsidRPr="00844A75">
              <w:rPr>
                <w:b/>
                <w:bCs/>
                <w:color w:val="000000" w:themeColor="text1"/>
                <w:sz w:val="28"/>
                <w:lang w:val="uk-UA"/>
              </w:rPr>
              <w:t>20,36</w:t>
            </w:r>
          </w:p>
        </w:tc>
      </w:tr>
    </w:tbl>
    <w:p w14:paraId="6611310F" w14:textId="77777777" w:rsidR="00053B47" w:rsidRPr="00572CCC" w:rsidRDefault="00053B47" w:rsidP="009E11EA">
      <w:pPr>
        <w:spacing w:line="360" w:lineRule="auto"/>
        <w:ind w:left="283" w:firstLine="709"/>
        <w:jc w:val="both"/>
        <w:rPr>
          <w:color w:val="000000" w:themeColor="text1"/>
          <w:sz w:val="28"/>
          <w:lang w:val="uk-UA"/>
        </w:rPr>
      </w:pPr>
    </w:p>
    <w:p w14:paraId="3432FA20" w14:textId="3E1DE97E" w:rsidR="00FB6E03" w:rsidRPr="00975D31" w:rsidRDefault="00B331C6" w:rsidP="00975D31">
      <w:pPr>
        <w:spacing w:line="360" w:lineRule="auto"/>
        <w:ind w:left="283" w:firstLine="709"/>
        <w:jc w:val="both"/>
        <w:rPr>
          <w:color w:val="000000" w:themeColor="text1"/>
          <w:sz w:val="28"/>
          <w:lang w:val="uk-UA"/>
        </w:rPr>
      </w:pPr>
      <w:r w:rsidRPr="00975D31">
        <w:rPr>
          <w:color w:val="000000" w:themeColor="text1"/>
          <w:sz w:val="28"/>
          <w:lang w:val="uk-UA"/>
        </w:rPr>
        <w:t>Націнка складає 37% і з урахуванням націнки – повна ціна товару складе:</w:t>
      </w:r>
    </w:p>
    <w:p w14:paraId="345B995E" w14:textId="0104C52C" w:rsidR="00FB6E03" w:rsidRPr="00712805" w:rsidRDefault="005B327F" w:rsidP="00712805">
      <w:pPr>
        <w:spacing w:line="360" w:lineRule="auto"/>
        <w:jc w:val="center"/>
        <w:rPr>
          <w:color w:val="000000" w:themeColor="text1"/>
          <w:sz w:val="28"/>
          <w:lang w:val="uk-UA"/>
        </w:rPr>
      </w:pPr>
      <m:oMathPara>
        <m:oMath>
          <m:r>
            <w:rPr>
              <w:rFonts w:ascii="Cambria Math" w:hAnsi="Cambria Math"/>
              <w:color w:val="000000" w:themeColor="text1"/>
              <w:sz w:val="28"/>
              <w:lang w:val="uk-UA"/>
            </w:rPr>
            <m:t>20,4+</m:t>
          </m:r>
          <m:d>
            <m:dPr>
              <m:ctrlPr>
                <w:rPr>
                  <w:rFonts w:ascii="Cambria Math" w:hAnsi="Cambria Math"/>
                  <w:i/>
                  <w:color w:val="000000" w:themeColor="text1"/>
                  <w:sz w:val="28"/>
                  <w:lang w:val="uk-UA"/>
                </w:rPr>
              </m:ctrlPr>
            </m:dPr>
            <m:e>
              <m:r>
                <w:rPr>
                  <w:rFonts w:ascii="Cambria Math" w:hAnsi="Cambria Math"/>
                  <w:color w:val="000000" w:themeColor="text1"/>
                  <w:sz w:val="28"/>
                  <w:lang w:val="uk-UA"/>
                </w:rPr>
                <m:t>0,204 × 37</m:t>
              </m:r>
            </m:e>
          </m:d>
          <m:r>
            <w:rPr>
              <w:rFonts w:ascii="Cambria Math" w:hAnsi="Cambria Math"/>
              <w:color w:val="000000" w:themeColor="text1"/>
              <w:sz w:val="28"/>
              <w:lang w:val="uk-UA"/>
            </w:rPr>
            <m:t xml:space="preserve">≈28(грн.) </m:t>
          </m:r>
        </m:oMath>
      </m:oMathPara>
    </w:p>
    <w:p w14:paraId="464DD3A4" w14:textId="6C813B85" w:rsidR="00E2784A" w:rsidRPr="003F7A2E" w:rsidRDefault="00380C2A" w:rsidP="003F7A2E">
      <w:pPr>
        <w:spacing w:line="360" w:lineRule="auto"/>
        <w:ind w:left="283" w:firstLine="709"/>
        <w:jc w:val="both"/>
        <w:rPr>
          <w:color w:val="000000" w:themeColor="text1"/>
          <w:sz w:val="28"/>
          <w:lang w:val="uk-UA"/>
        </w:rPr>
      </w:pPr>
      <w:r w:rsidRPr="003F7A2E">
        <w:rPr>
          <w:color w:val="000000" w:themeColor="text1"/>
          <w:sz w:val="28"/>
          <w:lang w:val="uk-UA"/>
        </w:rPr>
        <w:t xml:space="preserve">За підсумками наших підрахунків </w:t>
      </w:r>
      <w:r w:rsidR="00384C04" w:rsidRPr="003F7A2E">
        <w:rPr>
          <w:color w:val="000000" w:themeColor="text1"/>
          <w:sz w:val="28"/>
          <w:lang w:val="uk-UA"/>
        </w:rPr>
        <w:t xml:space="preserve">кінцева ціна на даний товар складає </w:t>
      </w:r>
      <w:r w:rsidR="003F7A2E" w:rsidRPr="003F7A2E">
        <w:rPr>
          <w:color w:val="000000" w:themeColor="text1"/>
          <w:sz w:val="28"/>
          <w:lang w:val="uk-UA"/>
        </w:rPr>
        <w:t xml:space="preserve">28 гривень, що збігається із </w:t>
      </w:r>
      <w:r w:rsidR="00E97463">
        <w:rPr>
          <w:color w:val="000000" w:themeColor="text1"/>
          <w:sz w:val="28"/>
          <w:lang w:val="uk-UA"/>
        </w:rPr>
        <w:t>ціною на батон «Смачний»</w:t>
      </w:r>
      <w:r w:rsidR="00664E7E">
        <w:rPr>
          <w:color w:val="000000" w:themeColor="text1"/>
          <w:sz w:val="28"/>
          <w:lang w:val="uk-UA"/>
        </w:rPr>
        <w:t xml:space="preserve"> </w:t>
      </w:r>
      <w:r w:rsidR="007560D5">
        <w:rPr>
          <w:color w:val="000000" w:themeColor="text1"/>
          <w:sz w:val="28"/>
          <w:lang w:val="uk-UA"/>
        </w:rPr>
        <w:t>на полицях прилавків.</w:t>
      </w:r>
    </w:p>
    <w:p w14:paraId="18D6B4CA" w14:textId="77777777" w:rsidR="00380C2A" w:rsidRDefault="00380C2A" w:rsidP="008740F1">
      <w:pPr>
        <w:spacing w:line="360" w:lineRule="auto"/>
        <w:jc w:val="both"/>
        <w:rPr>
          <w:color w:val="000000" w:themeColor="text1"/>
          <w:sz w:val="28"/>
          <w:lang w:val="uk-UA"/>
        </w:rPr>
      </w:pPr>
    </w:p>
    <w:p w14:paraId="2CBD56D1" w14:textId="77777777" w:rsidR="00380C2A" w:rsidRDefault="00380C2A" w:rsidP="008740F1">
      <w:pPr>
        <w:spacing w:line="360" w:lineRule="auto"/>
        <w:jc w:val="both"/>
        <w:rPr>
          <w:color w:val="000000" w:themeColor="text1"/>
          <w:sz w:val="28"/>
          <w:lang w:val="uk-UA"/>
        </w:rPr>
      </w:pPr>
    </w:p>
    <w:p w14:paraId="6E843A40" w14:textId="7FE26EB0" w:rsidR="00380C2A" w:rsidRPr="00380C2A" w:rsidRDefault="00380C2A" w:rsidP="008740F1">
      <w:pPr>
        <w:spacing w:line="360" w:lineRule="auto"/>
        <w:jc w:val="both"/>
        <w:rPr>
          <w:color w:val="000000" w:themeColor="text1"/>
          <w:sz w:val="28"/>
          <w:lang w:val="uk-UA"/>
        </w:rPr>
        <w:sectPr w:rsidR="00380C2A" w:rsidRPr="00380C2A" w:rsidSect="005B49C9">
          <w:type w:val="continuous"/>
          <w:pgSz w:w="11906" w:h="16838"/>
          <w:pgMar w:top="1134" w:right="567" w:bottom="1134" w:left="1701" w:header="709" w:footer="709" w:gutter="0"/>
          <w:cols w:space="708"/>
          <w:docGrid w:linePitch="360"/>
        </w:sectPr>
      </w:pPr>
    </w:p>
    <w:p w14:paraId="06571743" w14:textId="04A381E0" w:rsidR="00CC15DB" w:rsidRPr="00046ED7" w:rsidRDefault="004E000F" w:rsidP="00533615">
      <w:pPr>
        <w:spacing w:line="360" w:lineRule="auto"/>
        <w:ind w:left="284" w:firstLine="709"/>
        <w:jc w:val="both"/>
        <w:outlineLvl w:val="0"/>
        <w:rPr>
          <w:b/>
          <w:bCs/>
          <w:color w:val="000000" w:themeColor="text1"/>
          <w:sz w:val="28"/>
          <w:lang w:val="uk-UA"/>
        </w:rPr>
      </w:pPr>
      <w:bookmarkStart w:id="11" w:name="_Toc130335616"/>
      <w:r w:rsidRPr="00046ED7">
        <w:rPr>
          <w:b/>
          <w:bCs/>
          <w:color w:val="000000" w:themeColor="text1"/>
          <w:sz w:val="28"/>
          <w:lang w:val="uk-UA"/>
        </w:rPr>
        <w:lastRenderedPageBreak/>
        <w:t xml:space="preserve">РОЗДІЛ 3. НАПРЯМКИ ПОКРАЩЕННЯ </w:t>
      </w:r>
      <w:r w:rsidR="00EA5C96">
        <w:rPr>
          <w:b/>
          <w:bCs/>
          <w:color w:val="000000" w:themeColor="text1"/>
          <w:sz w:val="28"/>
          <w:lang w:val="uk-UA"/>
        </w:rPr>
        <w:t>ЦІНОУТВОРЕННЯ</w:t>
      </w:r>
      <w:r w:rsidRPr="00046ED7">
        <w:rPr>
          <w:b/>
          <w:bCs/>
          <w:color w:val="000000" w:themeColor="text1"/>
          <w:sz w:val="28"/>
          <w:lang w:val="uk-UA"/>
        </w:rPr>
        <w:t xml:space="preserve"> НА</w:t>
      </w:r>
      <w:r w:rsidR="00EA5C96">
        <w:rPr>
          <w:b/>
          <w:bCs/>
          <w:color w:val="000000" w:themeColor="text1"/>
          <w:sz w:val="28"/>
          <w:lang w:val="uk-UA"/>
        </w:rPr>
        <w:t xml:space="preserve"> </w:t>
      </w:r>
      <w:r w:rsidRPr="00046ED7">
        <w:rPr>
          <w:b/>
          <w:bCs/>
          <w:color w:val="000000" w:themeColor="text1"/>
          <w:sz w:val="28"/>
          <w:lang w:val="uk-UA"/>
        </w:rPr>
        <w:t>ПІДПРИЄМСТВ</w:t>
      </w:r>
      <w:r w:rsidR="00EA5C96">
        <w:rPr>
          <w:b/>
          <w:bCs/>
          <w:color w:val="000000" w:themeColor="text1"/>
          <w:sz w:val="28"/>
          <w:lang w:val="uk-UA"/>
        </w:rPr>
        <w:t>І</w:t>
      </w:r>
      <w:r w:rsidR="0009556C">
        <w:rPr>
          <w:b/>
          <w:bCs/>
          <w:color w:val="000000" w:themeColor="text1"/>
          <w:sz w:val="28"/>
          <w:lang w:val="uk-UA"/>
        </w:rPr>
        <w:t xml:space="preserve"> ТОВ «КИЇВХЛІБ»</w:t>
      </w:r>
      <w:bookmarkEnd w:id="11"/>
    </w:p>
    <w:p w14:paraId="2E3A1E74" w14:textId="06AF10E6" w:rsidR="00CC15DB" w:rsidRDefault="00CC15DB">
      <w:pPr>
        <w:rPr>
          <w:b/>
          <w:bCs/>
          <w:color w:val="000000" w:themeColor="text1"/>
          <w:sz w:val="28"/>
        </w:rPr>
      </w:pPr>
    </w:p>
    <w:p w14:paraId="05280958" w14:textId="473EA6C9" w:rsidR="00CC15DB" w:rsidRPr="00401964" w:rsidRDefault="00D20A12" w:rsidP="00401964">
      <w:pPr>
        <w:spacing w:line="360" w:lineRule="auto"/>
        <w:ind w:left="284" w:firstLine="709"/>
        <w:jc w:val="both"/>
        <w:outlineLvl w:val="1"/>
        <w:rPr>
          <w:b/>
          <w:bCs/>
          <w:color w:val="000000" w:themeColor="text1"/>
          <w:sz w:val="28"/>
          <w:lang w:val="uk-UA"/>
        </w:rPr>
      </w:pPr>
      <w:bookmarkStart w:id="12" w:name="_Toc130335617"/>
      <w:r w:rsidRPr="00401964">
        <w:rPr>
          <w:b/>
          <w:bCs/>
          <w:color w:val="000000" w:themeColor="text1"/>
          <w:sz w:val="28"/>
          <w:lang w:val="uk-UA"/>
        </w:rPr>
        <w:t>3.1. Оцінка поточного фінансового стану підприємства</w:t>
      </w:r>
      <w:bookmarkEnd w:id="12"/>
    </w:p>
    <w:p w14:paraId="25BEE5D3" w14:textId="5302B902" w:rsidR="003D76DF" w:rsidRDefault="003D76DF">
      <w:pPr>
        <w:rPr>
          <w:b/>
          <w:bCs/>
          <w:color w:val="000000" w:themeColor="text1"/>
          <w:sz w:val="28"/>
        </w:rPr>
      </w:pPr>
      <w:r w:rsidRPr="003D76DF">
        <w:rPr>
          <w:b/>
          <w:bCs/>
          <w:noProof/>
          <w:color w:val="000000" w:themeColor="text1"/>
          <w:sz w:val="28"/>
        </w:rPr>
        <w:drawing>
          <wp:inline distT="0" distB="0" distL="0" distR="0" wp14:anchorId="2A805E0A" wp14:editId="2B71401D">
            <wp:extent cx="5546751" cy="3416117"/>
            <wp:effectExtent l="12700" t="12700" r="1587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6751" cy="3416117"/>
                    </a:xfrm>
                    <a:prstGeom prst="rect">
                      <a:avLst/>
                    </a:prstGeom>
                    <a:ln>
                      <a:solidFill>
                        <a:schemeClr val="tx1"/>
                      </a:solidFill>
                    </a:ln>
                  </pic:spPr>
                </pic:pic>
              </a:graphicData>
            </a:graphic>
          </wp:inline>
        </w:drawing>
      </w:r>
    </w:p>
    <w:p w14:paraId="4D909072" w14:textId="465C498D" w:rsidR="003D76DF" w:rsidRPr="00391EAA" w:rsidRDefault="003D76DF" w:rsidP="003D76DF">
      <w:pPr>
        <w:spacing w:line="360" w:lineRule="auto"/>
        <w:ind w:left="283" w:firstLine="709"/>
        <w:jc w:val="both"/>
        <w:rPr>
          <w:color w:val="000000" w:themeColor="text1"/>
          <w:sz w:val="28"/>
          <w:lang w:val="uk-UA"/>
        </w:rPr>
      </w:pPr>
      <w:r w:rsidRPr="00391EAA">
        <w:rPr>
          <w:color w:val="000000" w:themeColor="text1"/>
          <w:sz w:val="28"/>
          <w:lang w:val="uk-UA"/>
        </w:rPr>
        <w:t>Рисунок 3.1.1. -  Динаміка активів ТОВ «Київхліб» у звітному періоді 2019-2020рр., тис. грн.</w:t>
      </w:r>
    </w:p>
    <w:p w14:paraId="085D2B28" w14:textId="3E2ABB62" w:rsidR="00391EAA" w:rsidRPr="00391EAA" w:rsidRDefault="00391EAA" w:rsidP="00391EAA">
      <w:pPr>
        <w:spacing w:line="360" w:lineRule="auto"/>
        <w:ind w:left="283" w:firstLine="709"/>
        <w:jc w:val="both"/>
        <w:rPr>
          <w:color w:val="000000" w:themeColor="text1"/>
          <w:sz w:val="28"/>
          <w:lang w:val="uk-UA"/>
        </w:rPr>
      </w:pPr>
      <w:r w:rsidRPr="00391EAA">
        <w:rPr>
          <w:color w:val="000000" w:themeColor="text1"/>
          <w:sz w:val="28"/>
          <w:lang w:val="uk-UA"/>
        </w:rPr>
        <w:t>Спостерігається посилення господарського потенціалу, на що вказує збільшення суми активів на 24,04%. Тобто у підприємства збільшується обсяг наявного у розпорядженні майна.</w:t>
      </w:r>
    </w:p>
    <w:p w14:paraId="5D7E8C59" w14:textId="0E7AA9B4" w:rsidR="00391EAA" w:rsidRPr="003050B3" w:rsidRDefault="00391EAA" w:rsidP="00391EAA">
      <w:pPr>
        <w:spacing w:line="360" w:lineRule="auto"/>
        <w:ind w:left="283" w:firstLine="709"/>
        <w:jc w:val="both"/>
        <w:rPr>
          <w:color w:val="000000" w:themeColor="text1"/>
          <w:sz w:val="28"/>
          <w:lang w:val="en-US"/>
        </w:rPr>
      </w:pPr>
      <w:r w:rsidRPr="00391EAA">
        <w:rPr>
          <w:color w:val="000000" w:themeColor="text1"/>
          <w:sz w:val="28"/>
          <w:lang w:val="uk-UA"/>
        </w:rPr>
        <w:t>Той факт, що активи зростають в умовах скорочення доходу від продажу товарів і послуг, вказує на необхідність пошуку резервів оптимізації поточної структури активів.</w:t>
      </w:r>
    </w:p>
    <w:p w14:paraId="31EE3D72" w14:textId="18F287CF" w:rsidR="003D76DF" w:rsidRPr="00826D16" w:rsidRDefault="005E34EE" w:rsidP="00826D16">
      <w:pPr>
        <w:spacing w:line="360" w:lineRule="auto"/>
        <w:ind w:left="283" w:firstLine="709"/>
        <w:jc w:val="both"/>
        <w:rPr>
          <w:color w:val="000000" w:themeColor="text1"/>
          <w:sz w:val="28"/>
          <w:lang w:val="uk-UA"/>
        </w:rPr>
      </w:pPr>
      <w:r w:rsidRPr="00826D16">
        <w:rPr>
          <w:color w:val="000000" w:themeColor="text1"/>
          <w:sz w:val="28"/>
          <w:lang w:val="uk-UA"/>
        </w:rPr>
        <w:t>Для більш детального аналізу розглянемо горизонтальний аналіз активів підприєм</w:t>
      </w:r>
      <w:r w:rsidR="00E26ECE">
        <w:rPr>
          <w:color w:val="000000" w:themeColor="text1"/>
          <w:sz w:val="28"/>
          <w:lang w:val="uk-UA"/>
        </w:rPr>
        <w:t>с</w:t>
      </w:r>
      <w:r w:rsidRPr="00826D16">
        <w:rPr>
          <w:color w:val="000000" w:themeColor="text1"/>
          <w:sz w:val="28"/>
          <w:lang w:val="uk-UA"/>
        </w:rPr>
        <w:t>тва.</w:t>
      </w:r>
    </w:p>
    <w:p w14:paraId="7F8492EC" w14:textId="1D030B3C" w:rsidR="003D76DF" w:rsidRDefault="003D76DF">
      <w:pPr>
        <w:rPr>
          <w:b/>
          <w:bCs/>
          <w:color w:val="000000" w:themeColor="text1"/>
          <w:sz w:val="28"/>
        </w:rPr>
      </w:pPr>
    </w:p>
    <w:p w14:paraId="18D2B5F8" w14:textId="64C57175" w:rsidR="00904557" w:rsidRDefault="00904557">
      <w:pPr>
        <w:rPr>
          <w:b/>
          <w:bCs/>
          <w:color w:val="000000" w:themeColor="text1"/>
          <w:sz w:val="28"/>
        </w:rPr>
      </w:pPr>
    </w:p>
    <w:p w14:paraId="059E8F6B" w14:textId="2EF09D4A" w:rsidR="00904557" w:rsidRDefault="00904557">
      <w:pPr>
        <w:rPr>
          <w:b/>
          <w:bCs/>
          <w:color w:val="000000" w:themeColor="text1"/>
          <w:sz w:val="28"/>
        </w:rPr>
      </w:pPr>
    </w:p>
    <w:p w14:paraId="5FCEFA2B" w14:textId="2CF6E472" w:rsidR="00904557" w:rsidRDefault="00904557">
      <w:pPr>
        <w:rPr>
          <w:b/>
          <w:bCs/>
          <w:color w:val="000000" w:themeColor="text1"/>
          <w:sz w:val="28"/>
        </w:rPr>
      </w:pPr>
    </w:p>
    <w:p w14:paraId="16A6BBD7" w14:textId="1580D317" w:rsidR="00904557" w:rsidRDefault="00904557">
      <w:pPr>
        <w:rPr>
          <w:b/>
          <w:bCs/>
          <w:color w:val="000000" w:themeColor="text1"/>
          <w:sz w:val="28"/>
        </w:rPr>
      </w:pPr>
    </w:p>
    <w:p w14:paraId="0A2EE4BD" w14:textId="235340A2" w:rsidR="00904557" w:rsidRDefault="00904557">
      <w:pPr>
        <w:rPr>
          <w:b/>
          <w:bCs/>
          <w:color w:val="000000" w:themeColor="text1"/>
          <w:sz w:val="28"/>
        </w:rPr>
      </w:pPr>
    </w:p>
    <w:p w14:paraId="20502613" w14:textId="081FAEC8" w:rsidR="00904557" w:rsidRDefault="00904557">
      <w:pPr>
        <w:rPr>
          <w:b/>
          <w:bCs/>
          <w:color w:val="000000" w:themeColor="text1"/>
          <w:sz w:val="28"/>
        </w:rPr>
      </w:pPr>
    </w:p>
    <w:p w14:paraId="4280D180" w14:textId="0C841B7E" w:rsidR="00140304" w:rsidRPr="00EC1E01" w:rsidRDefault="009F0C2D" w:rsidP="00EC1E01">
      <w:pPr>
        <w:spacing w:line="360" w:lineRule="auto"/>
        <w:ind w:left="283" w:firstLine="709"/>
        <w:jc w:val="both"/>
        <w:rPr>
          <w:color w:val="000000" w:themeColor="text1"/>
          <w:sz w:val="28"/>
          <w:lang w:val="uk-UA"/>
        </w:rPr>
      </w:pPr>
      <w:r w:rsidRPr="00EC1E01">
        <w:rPr>
          <w:color w:val="000000" w:themeColor="text1"/>
          <w:sz w:val="28"/>
          <w:lang w:val="uk-UA"/>
        </w:rPr>
        <w:lastRenderedPageBreak/>
        <w:t>Таблиця 3.1.1. – Горизонтальний аналіз активів ТОВ «Київхліб»</w:t>
      </w:r>
      <w:r w:rsidR="00D37099" w:rsidRPr="00EC1E01">
        <w:rPr>
          <w:color w:val="000000" w:themeColor="text1"/>
          <w:sz w:val="28"/>
          <w:lang w:val="uk-UA"/>
        </w:rPr>
        <w:t xml:space="preserve"> у 2019-2020рр., тис. грн</w:t>
      </w:r>
      <w:r w:rsidR="008E1396" w:rsidRPr="00EC1E01">
        <w:rPr>
          <w:color w:val="000000" w:themeColor="text1"/>
          <w:sz w:val="28"/>
          <w:lang w:val="uk-UA"/>
        </w:rPr>
        <w:t>.</w:t>
      </w:r>
    </w:p>
    <w:tbl>
      <w:tblPr>
        <w:tblStyle w:val="TableGrid0"/>
        <w:tblW w:w="9870" w:type="dxa"/>
        <w:tblInd w:w="-5" w:type="dxa"/>
        <w:tblLook w:val="04A0" w:firstRow="1" w:lastRow="0" w:firstColumn="1" w:lastColumn="0" w:noHBand="0" w:noVBand="1"/>
      </w:tblPr>
      <w:tblGrid>
        <w:gridCol w:w="3528"/>
        <w:gridCol w:w="1408"/>
        <w:gridCol w:w="1421"/>
        <w:gridCol w:w="1644"/>
        <w:gridCol w:w="1869"/>
      </w:tblGrid>
      <w:tr w:rsidR="0065429F" w:rsidRPr="0094590E" w14:paraId="3E64B03D" w14:textId="77777777" w:rsidTr="00035DA4">
        <w:trPr>
          <w:trHeight w:val="840"/>
        </w:trPr>
        <w:tc>
          <w:tcPr>
            <w:tcW w:w="3528" w:type="dxa"/>
            <w:vAlign w:val="center"/>
          </w:tcPr>
          <w:p w14:paraId="12189CAF" w14:textId="1679E567" w:rsidR="0065429F" w:rsidRPr="0094590E" w:rsidRDefault="0065429F" w:rsidP="0094590E">
            <w:pPr>
              <w:jc w:val="both"/>
              <w:rPr>
                <w:color w:val="000000" w:themeColor="text1"/>
                <w:sz w:val="28"/>
                <w:lang w:val="uk-UA"/>
              </w:rPr>
            </w:pPr>
            <w:r w:rsidRPr="0094590E">
              <w:rPr>
                <w:color w:val="000000" w:themeColor="text1"/>
                <w:sz w:val="28"/>
                <w:lang w:val="uk-UA"/>
              </w:rPr>
              <w:t>Показник</w:t>
            </w:r>
          </w:p>
        </w:tc>
        <w:tc>
          <w:tcPr>
            <w:tcW w:w="1408" w:type="dxa"/>
            <w:vAlign w:val="center"/>
          </w:tcPr>
          <w:p w14:paraId="553F8F15" w14:textId="480036DD" w:rsidR="0065429F" w:rsidRPr="0094590E" w:rsidRDefault="0065429F" w:rsidP="0094590E">
            <w:pPr>
              <w:jc w:val="both"/>
              <w:rPr>
                <w:color w:val="000000" w:themeColor="text1"/>
                <w:sz w:val="28"/>
                <w:lang w:val="uk-UA"/>
              </w:rPr>
            </w:pPr>
            <w:r w:rsidRPr="0094590E">
              <w:rPr>
                <w:color w:val="000000" w:themeColor="text1"/>
                <w:sz w:val="28"/>
                <w:lang w:val="uk-UA"/>
              </w:rPr>
              <w:t>2019</w:t>
            </w:r>
          </w:p>
        </w:tc>
        <w:tc>
          <w:tcPr>
            <w:tcW w:w="1421" w:type="dxa"/>
            <w:vAlign w:val="center"/>
          </w:tcPr>
          <w:p w14:paraId="02610A99" w14:textId="2DAE8A22" w:rsidR="0065429F" w:rsidRPr="0094590E" w:rsidRDefault="0065429F" w:rsidP="0094590E">
            <w:pPr>
              <w:jc w:val="both"/>
              <w:rPr>
                <w:color w:val="000000" w:themeColor="text1"/>
                <w:sz w:val="28"/>
                <w:lang w:val="uk-UA"/>
              </w:rPr>
            </w:pPr>
            <w:r w:rsidRPr="0094590E">
              <w:rPr>
                <w:color w:val="000000" w:themeColor="text1"/>
                <w:sz w:val="28"/>
                <w:lang w:val="uk-UA"/>
              </w:rPr>
              <w:t>2020</w:t>
            </w:r>
          </w:p>
        </w:tc>
        <w:tc>
          <w:tcPr>
            <w:tcW w:w="1644" w:type="dxa"/>
            <w:vAlign w:val="center"/>
          </w:tcPr>
          <w:p w14:paraId="5FE04D9F" w14:textId="02880892" w:rsidR="0065429F" w:rsidRPr="0094590E" w:rsidRDefault="00E878CE" w:rsidP="0094590E">
            <w:pPr>
              <w:jc w:val="both"/>
              <w:rPr>
                <w:color w:val="000000" w:themeColor="text1"/>
                <w:sz w:val="28"/>
                <w:lang w:val="uk-UA"/>
              </w:rPr>
            </w:pPr>
            <w:proofErr w:type="spellStart"/>
            <w:r w:rsidRPr="0094590E">
              <w:rPr>
                <w:color w:val="000000" w:themeColor="text1"/>
                <w:sz w:val="28"/>
                <w:lang w:val="uk-UA"/>
              </w:rPr>
              <w:t>Абс</w:t>
            </w:r>
            <w:proofErr w:type="spellEnd"/>
            <w:r w:rsidRPr="0094590E">
              <w:rPr>
                <w:color w:val="000000" w:themeColor="text1"/>
                <w:sz w:val="28"/>
                <w:lang w:val="uk-UA"/>
              </w:rPr>
              <w:t>. приріст, +, -</w:t>
            </w:r>
          </w:p>
        </w:tc>
        <w:tc>
          <w:tcPr>
            <w:tcW w:w="1869" w:type="dxa"/>
            <w:vAlign w:val="center"/>
          </w:tcPr>
          <w:p w14:paraId="3B0EB5E4" w14:textId="79CF6E3B" w:rsidR="0065429F" w:rsidRPr="0094590E" w:rsidRDefault="00706F0C" w:rsidP="0094590E">
            <w:pPr>
              <w:jc w:val="both"/>
              <w:rPr>
                <w:color w:val="000000" w:themeColor="text1"/>
                <w:sz w:val="28"/>
                <w:lang w:val="uk-UA"/>
              </w:rPr>
            </w:pPr>
            <w:proofErr w:type="spellStart"/>
            <w:r w:rsidRPr="0094590E">
              <w:rPr>
                <w:color w:val="000000" w:themeColor="text1"/>
                <w:sz w:val="28"/>
                <w:lang w:val="uk-UA"/>
              </w:rPr>
              <w:t>Відн</w:t>
            </w:r>
            <w:proofErr w:type="spellEnd"/>
            <w:r w:rsidRPr="0094590E">
              <w:rPr>
                <w:color w:val="000000" w:themeColor="text1"/>
                <w:sz w:val="28"/>
                <w:lang w:val="uk-UA"/>
              </w:rPr>
              <w:t>. приріст, %</w:t>
            </w:r>
          </w:p>
        </w:tc>
      </w:tr>
      <w:tr w:rsidR="0065429F" w:rsidRPr="0094590E" w14:paraId="18ED99C6" w14:textId="77777777" w:rsidTr="00035DA4">
        <w:trPr>
          <w:trHeight w:val="570"/>
        </w:trPr>
        <w:tc>
          <w:tcPr>
            <w:tcW w:w="3528" w:type="dxa"/>
            <w:vAlign w:val="center"/>
          </w:tcPr>
          <w:p w14:paraId="37C9E7C8" w14:textId="50B80C6B" w:rsidR="0023164D" w:rsidRPr="0094590E" w:rsidRDefault="0023164D" w:rsidP="0094590E">
            <w:pPr>
              <w:jc w:val="both"/>
              <w:rPr>
                <w:color w:val="000000" w:themeColor="text1"/>
                <w:sz w:val="28"/>
                <w:lang w:val="uk-UA"/>
              </w:rPr>
            </w:pPr>
            <w:r w:rsidRPr="0094590E">
              <w:rPr>
                <w:color w:val="000000" w:themeColor="text1"/>
                <w:sz w:val="28"/>
                <w:lang w:val="uk-UA"/>
              </w:rPr>
              <w:t>Основні засоби</w:t>
            </w:r>
          </w:p>
        </w:tc>
        <w:tc>
          <w:tcPr>
            <w:tcW w:w="1408" w:type="dxa"/>
            <w:vAlign w:val="center"/>
          </w:tcPr>
          <w:p w14:paraId="57CDB268" w14:textId="3C6CAFE9" w:rsidR="0065429F" w:rsidRPr="0094590E" w:rsidRDefault="00104FCE" w:rsidP="0094590E">
            <w:pPr>
              <w:jc w:val="both"/>
              <w:rPr>
                <w:color w:val="000000" w:themeColor="text1"/>
                <w:sz w:val="28"/>
                <w:lang w:val="uk-UA"/>
              </w:rPr>
            </w:pPr>
            <w:r w:rsidRPr="0094590E">
              <w:rPr>
                <w:color w:val="000000" w:themeColor="text1"/>
                <w:sz w:val="28"/>
                <w:lang w:val="uk-UA"/>
              </w:rPr>
              <w:t>28164</w:t>
            </w:r>
          </w:p>
        </w:tc>
        <w:tc>
          <w:tcPr>
            <w:tcW w:w="1421" w:type="dxa"/>
            <w:vAlign w:val="center"/>
          </w:tcPr>
          <w:p w14:paraId="094215F4" w14:textId="6C07085C" w:rsidR="0065429F" w:rsidRPr="0094590E" w:rsidRDefault="00104FCE" w:rsidP="0094590E">
            <w:pPr>
              <w:jc w:val="both"/>
              <w:rPr>
                <w:color w:val="000000" w:themeColor="text1"/>
                <w:sz w:val="28"/>
                <w:lang w:val="uk-UA"/>
              </w:rPr>
            </w:pPr>
            <w:r w:rsidRPr="0094590E">
              <w:rPr>
                <w:color w:val="000000" w:themeColor="text1"/>
                <w:sz w:val="28"/>
                <w:lang w:val="uk-UA"/>
              </w:rPr>
              <w:t>22964</w:t>
            </w:r>
          </w:p>
        </w:tc>
        <w:tc>
          <w:tcPr>
            <w:tcW w:w="1644" w:type="dxa"/>
            <w:vAlign w:val="center"/>
          </w:tcPr>
          <w:p w14:paraId="4750E0C5" w14:textId="4F1E281D" w:rsidR="0065429F" w:rsidRPr="0094590E" w:rsidRDefault="00016541" w:rsidP="0094590E">
            <w:pPr>
              <w:jc w:val="both"/>
              <w:rPr>
                <w:color w:val="000000" w:themeColor="text1"/>
                <w:sz w:val="28"/>
                <w:lang w:val="uk-UA"/>
              </w:rPr>
            </w:pPr>
            <w:r w:rsidRPr="0094590E">
              <w:rPr>
                <w:color w:val="000000" w:themeColor="text1"/>
                <w:sz w:val="28"/>
                <w:lang w:val="uk-UA"/>
              </w:rPr>
              <w:t>-5200</w:t>
            </w:r>
          </w:p>
        </w:tc>
        <w:tc>
          <w:tcPr>
            <w:tcW w:w="1869" w:type="dxa"/>
            <w:vAlign w:val="center"/>
          </w:tcPr>
          <w:p w14:paraId="04CBC913" w14:textId="11FC9D85" w:rsidR="0065429F" w:rsidRPr="0094590E" w:rsidRDefault="00A318A9" w:rsidP="0094590E">
            <w:pPr>
              <w:jc w:val="both"/>
              <w:rPr>
                <w:color w:val="000000" w:themeColor="text1"/>
                <w:sz w:val="28"/>
                <w:lang w:val="uk-UA"/>
              </w:rPr>
            </w:pPr>
            <w:r w:rsidRPr="0094590E">
              <w:rPr>
                <w:color w:val="000000" w:themeColor="text1"/>
                <w:sz w:val="28"/>
                <w:lang w:val="uk-UA"/>
              </w:rPr>
              <w:t>-18,46</w:t>
            </w:r>
          </w:p>
        </w:tc>
      </w:tr>
      <w:tr w:rsidR="0065429F" w:rsidRPr="0094590E" w14:paraId="50EA6C4B" w14:textId="77777777" w:rsidTr="00035DA4">
        <w:trPr>
          <w:trHeight w:val="704"/>
        </w:trPr>
        <w:tc>
          <w:tcPr>
            <w:tcW w:w="3528" w:type="dxa"/>
            <w:vAlign w:val="center"/>
          </w:tcPr>
          <w:p w14:paraId="6E30F96C" w14:textId="04C5977D" w:rsidR="0065429F" w:rsidRPr="0094590E" w:rsidRDefault="0023164D" w:rsidP="0094590E">
            <w:pPr>
              <w:jc w:val="both"/>
              <w:rPr>
                <w:color w:val="000000" w:themeColor="text1"/>
                <w:sz w:val="28"/>
                <w:lang w:val="uk-UA"/>
              </w:rPr>
            </w:pPr>
            <w:r w:rsidRPr="0094590E">
              <w:rPr>
                <w:color w:val="000000" w:themeColor="text1"/>
                <w:sz w:val="28"/>
                <w:lang w:val="uk-UA"/>
              </w:rPr>
              <w:t>Необоротні активи</w:t>
            </w:r>
          </w:p>
        </w:tc>
        <w:tc>
          <w:tcPr>
            <w:tcW w:w="1408" w:type="dxa"/>
            <w:vAlign w:val="center"/>
          </w:tcPr>
          <w:p w14:paraId="67DDA2C9" w14:textId="31A93D30" w:rsidR="0065429F" w:rsidRPr="0094590E" w:rsidRDefault="00104FCE" w:rsidP="0094590E">
            <w:pPr>
              <w:jc w:val="both"/>
              <w:rPr>
                <w:color w:val="000000" w:themeColor="text1"/>
                <w:sz w:val="28"/>
                <w:lang w:val="uk-UA"/>
              </w:rPr>
            </w:pPr>
            <w:r w:rsidRPr="0094590E">
              <w:rPr>
                <w:color w:val="000000" w:themeColor="text1"/>
                <w:sz w:val="28"/>
                <w:lang w:val="uk-UA"/>
              </w:rPr>
              <w:t>28164</w:t>
            </w:r>
          </w:p>
        </w:tc>
        <w:tc>
          <w:tcPr>
            <w:tcW w:w="1421" w:type="dxa"/>
            <w:vAlign w:val="center"/>
          </w:tcPr>
          <w:p w14:paraId="3CBAF148" w14:textId="65E7D602" w:rsidR="0065429F" w:rsidRPr="0094590E" w:rsidRDefault="00956B61" w:rsidP="0094590E">
            <w:pPr>
              <w:jc w:val="both"/>
              <w:rPr>
                <w:color w:val="000000" w:themeColor="text1"/>
                <w:sz w:val="28"/>
                <w:lang w:val="uk-UA"/>
              </w:rPr>
            </w:pPr>
            <w:r w:rsidRPr="0094590E">
              <w:rPr>
                <w:color w:val="000000" w:themeColor="text1"/>
                <w:sz w:val="28"/>
                <w:lang w:val="uk-UA"/>
              </w:rPr>
              <w:t>22985</w:t>
            </w:r>
          </w:p>
        </w:tc>
        <w:tc>
          <w:tcPr>
            <w:tcW w:w="1644" w:type="dxa"/>
            <w:vAlign w:val="center"/>
          </w:tcPr>
          <w:p w14:paraId="6AC71F16" w14:textId="379C2377" w:rsidR="0065429F" w:rsidRPr="0094590E" w:rsidRDefault="00016541" w:rsidP="0094590E">
            <w:pPr>
              <w:jc w:val="both"/>
              <w:rPr>
                <w:color w:val="000000" w:themeColor="text1"/>
                <w:sz w:val="28"/>
                <w:lang w:val="uk-UA"/>
              </w:rPr>
            </w:pPr>
            <w:r w:rsidRPr="0094590E">
              <w:rPr>
                <w:color w:val="000000" w:themeColor="text1"/>
                <w:sz w:val="28"/>
                <w:lang w:val="uk-UA"/>
              </w:rPr>
              <w:t>-5179</w:t>
            </w:r>
          </w:p>
        </w:tc>
        <w:tc>
          <w:tcPr>
            <w:tcW w:w="1869" w:type="dxa"/>
            <w:vAlign w:val="center"/>
          </w:tcPr>
          <w:p w14:paraId="74007737" w14:textId="46A6E9B1" w:rsidR="0065429F" w:rsidRPr="0094590E" w:rsidRDefault="00A318A9" w:rsidP="0094590E">
            <w:pPr>
              <w:jc w:val="both"/>
              <w:rPr>
                <w:color w:val="000000" w:themeColor="text1"/>
                <w:sz w:val="28"/>
                <w:lang w:val="uk-UA"/>
              </w:rPr>
            </w:pPr>
            <w:r w:rsidRPr="0094590E">
              <w:rPr>
                <w:color w:val="000000" w:themeColor="text1"/>
                <w:sz w:val="28"/>
                <w:lang w:val="uk-UA"/>
              </w:rPr>
              <w:t>-18,39</w:t>
            </w:r>
          </w:p>
        </w:tc>
      </w:tr>
      <w:tr w:rsidR="002A5259" w:rsidRPr="0094590E" w14:paraId="452BDD9F" w14:textId="77777777" w:rsidTr="00035DA4">
        <w:trPr>
          <w:trHeight w:val="579"/>
        </w:trPr>
        <w:tc>
          <w:tcPr>
            <w:tcW w:w="3528" w:type="dxa"/>
            <w:vAlign w:val="center"/>
          </w:tcPr>
          <w:p w14:paraId="7956564E" w14:textId="1D296587" w:rsidR="002A5259" w:rsidRPr="0094590E" w:rsidRDefault="002A5259" w:rsidP="0094590E">
            <w:pPr>
              <w:jc w:val="both"/>
              <w:rPr>
                <w:color w:val="000000" w:themeColor="text1"/>
                <w:sz w:val="28"/>
                <w:lang w:val="uk-UA"/>
              </w:rPr>
            </w:pPr>
            <w:r w:rsidRPr="0094590E">
              <w:rPr>
                <w:color w:val="000000" w:themeColor="text1"/>
                <w:sz w:val="28"/>
                <w:lang w:val="uk-UA"/>
              </w:rPr>
              <w:t>Запаси</w:t>
            </w:r>
          </w:p>
        </w:tc>
        <w:tc>
          <w:tcPr>
            <w:tcW w:w="1408" w:type="dxa"/>
            <w:vAlign w:val="center"/>
          </w:tcPr>
          <w:p w14:paraId="0039E793" w14:textId="5A835A24" w:rsidR="002A5259" w:rsidRPr="0094590E" w:rsidRDefault="00104FCE" w:rsidP="0094590E">
            <w:pPr>
              <w:jc w:val="both"/>
              <w:rPr>
                <w:color w:val="000000" w:themeColor="text1"/>
                <w:sz w:val="28"/>
                <w:lang w:val="uk-UA"/>
              </w:rPr>
            </w:pPr>
            <w:r w:rsidRPr="0094590E">
              <w:rPr>
                <w:color w:val="000000" w:themeColor="text1"/>
                <w:sz w:val="28"/>
                <w:lang w:val="uk-UA"/>
              </w:rPr>
              <w:t>11584</w:t>
            </w:r>
          </w:p>
        </w:tc>
        <w:tc>
          <w:tcPr>
            <w:tcW w:w="1421" w:type="dxa"/>
            <w:vAlign w:val="center"/>
          </w:tcPr>
          <w:p w14:paraId="4875A1FB" w14:textId="1A3AFBA2" w:rsidR="002A5259" w:rsidRPr="0094590E" w:rsidRDefault="00956B61" w:rsidP="0094590E">
            <w:pPr>
              <w:jc w:val="both"/>
              <w:rPr>
                <w:color w:val="000000" w:themeColor="text1"/>
                <w:sz w:val="28"/>
                <w:lang w:val="uk-UA"/>
              </w:rPr>
            </w:pPr>
            <w:r w:rsidRPr="0094590E">
              <w:rPr>
                <w:color w:val="000000" w:themeColor="text1"/>
                <w:sz w:val="28"/>
                <w:lang w:val="uk-UA"/>
              </w:rPr>
              <w:t>13117</w:t>
            </w:r>
          </w:p>
        </w:tc>
        <w:tc>
          <w:tcPr>
            <w:tcW w:w="1644" w:type="dxa"/>
            <w:vAlign w:val="center"/>
          </w:tcPr>
          <w:p w14:paraId="63D40122" w14:textId="74AD18E1" w:rsidR="002A5259" w:rsidRPr="0094590E" w:rsidRDefault="00016541" w:rsidP="0094590E">
            <w:pPr>
              <w:jc w:val="both"/>
              <w:rPr>
                <w:color w:val="000000" w:themeColor="text1"/>
                <w:sz w:val="28"/>
                <w:lang w:val="uk-UA"/>
              </w:rPr>
            </w:pPr>
            <w:r w:rsidRPr="0094590E">
              <w:rPr>
                <w:color w:val="000000" w:themeColor="text1"/>
                <w:sz w:val="28"/>
                <w:lang w:val="uk-UA"/>
              </w:rPr>
              <w:t>1533</w:t>
            </w:r>
          </w:p>
        </w:tc>
        <w:tc>
          <w:tcPr>
            <w:tcW w:w="1869" w:type="dxa"/>
            <w:vAlign w:val="center"/>
          </w:tcPr>
          <w:p w14:paraId="573C739B" w14:textId="02B77384" w:rsidR="002A5259" w:rsidRPr="0094590E" w:rsidRDefault="00A318A9" w:rsidP="0094590E">
            <w:pPr>
              <w:jc w:val="both"/>
              <w:rPr>
                <w:color w:val="000000" w:themeColor="text1"/>
                <w:sz w:val="28"/>
                <w:lang w:val="uk-UA"/>
              </w:rPr>
            </w:pPr>
            <w:r w:rsidRPr="0094590E">
              <w:rPr>
                <w:color w:val="000000" w:themeColor="text1"/>
                <w:sz w:val="28"/>
                <w:lang w:val="uk-UA"/>
              </w:rPr>
              <w:t>13,23</w:t>
            </w:r>
          </w:p>
        </w:tc>
      </w:tr>
      <w:tr w:rsidR="0065429F" w:rsidRPr="0094590E" w14:paraId="150F362E" w14:textId="77777777" w:rsidTr="00035DA4">
        <w:trPr>
          <w:trHeight w:val="1505"/>
        </w:trPr>
        <w:tc>
          <w:tcPr>
            <w:tcW w:w="3528" w:type="dxa"/>
            <w:vAlign w:val="center"/>
          </w:tcPr>
          <w:p w14:paraId="4C496811" w14:textId="033E7951" w:rsidR="0065429F" w:rsidRPr="0094590E" w:rsidRDefault="0023164D" w:rsidP="0094590E">
            <w:pPr>
              <w:jc w:val="both"/>
              <w:rPr>
                <w:color w:val="000000" w:themeColor="text1"/>
                <w:sz w:val="28"/>
                <w:lang w:val="uk-UA"/>
              </w:rPr>
            </w:pPr>
            <w:r w:rsidRPr="0094590E">
              <w:rPr>
                <w:color w:val="000000" w:themeColor="text1"/>
                <w:sz w:val="28"/>
                <w:lang w:val="uk-UA"/>
              </w:rPr>
              <w:t>Дебіторська заборгованість за продукцію, товари, роботи, послуги</w:t>
            </w:r>
          </w:p>
        </w:tc>
        <w:tc>
          <w:tcPr>
            <w:tcW w:w="1408" w:type="dxa"/>
            <w:vAlign w:val="center"/>
          </w:tcPr>
          <w:p w14:paraId="372A2074" w14:textId="7A8E5900" w:rsidR="0065429F" w:rsidRPr="0094590E" w:rsidRDefault="00104FCE" w:rsidP="0094590E">
            <w:pPr>
              <w:jc w:val="both"/>
              <w:rPr>
                <w:color w:val="000000" w:themeColor="text1"/>
                <w:sz w:val="28"/>
                <w:lang w:val="uk-UA"/>
              </w:rPr>
            </w:pPr>
            <w:r w:rsidRPr="0094590E">
              <w:rPr>
                <w:color w:val="000000" w:themeColor="text1"/>
                <w:sz w:val="28"/>
                <w:lang w:val="uk-UA"/>
              </w:rPr>
              <w:t>60804</w:t>
            </w:r>
          </w:p>
        </w:tc>
        <w:tc>
          <w:tcPr>
            <w:tcW w:w="1421" w:type="dxa"/>
            <w:vAlign w:val="center"/>
          </w:tcPr>
          <w:p w14:paraId="662BD888" w14:textId="5409E4D0" w:rsidR="0065429F" w:rsidRPr="0094590E" w:rsidRDefault="00A908A4" w:rsidP="0094590E">
            <w:pPr>
              <w:jc w:val="both"/>
              <w:rPr>
                <w:color w:val="000000" w:themeColor="text1"/>
                <w:sz w:val="28"/>
                <w:lang w:val="uk-UA"/>
              </w:rPr>
            </w:pPr>
            <w:r w:rsidRPr="0094590E">
              <w:rPr>
                <w:color w:val="000000" w:themeColor="text1"/>
                <w:sz w:val="28"/>
                <w:lang w:val="uk-UA"/>
              </w:rPr>
              <w:t>105314</w:t>
            </w:r>
          </w:p>
        </w:tc>
        <w:tc>
          <w:tcPr>
            <w:tcW w:w="1644" w:type="dxa"/>
            <w:vAlign w:val="center"/>
          </w:tcPr>
          <w:p w14:paraId="3B1EC3CE" w14:textId="1FEFDBF1" w:rsidR="0065429F" w:rsidRPr="0094590E" w:rsidRDefault="00016541" w:rsidP="0094590E">
            <w:pPr>
              <w:jc w:val="both"/>
              <w:rPr>
                <w:color w:val="000000" w:themeColor="text1"/>
                <w:sz w:val="28"/>
                <w:lang w:val="uk-UA"/>
              </w:rPr>
            </w:pPr>
            <w:r w:rsidRPr="0094590E">
              <w:rPr>
                <w:color w:val="000000" w:themeColor="text1"/>
                <w:sz w:val="28"/>
                <w:lang w:val="uk-UA"/>
              </w:rPr>
              <w:t>44510</w:t>
            </w:r>
          </w:p>
        </w:tc>
        <w:tc>
          <w:tcPr>
            <w:tcW w:w="1869" w:type="dxa"/>
            <w:vAlign w:val="center"/>
          </w:tcPr>
          <w:p w14:paraId="264A8CFB" w14:textId="32A3FFC7" w:rsidR="0065429F" w:rsidRPr="0094590E" w:rsidRDefault="00A318A9" w:rsidP="0094590E">
            <w:pPr>
              <w:jc w:val="both"/>
              <w:rPr>
                <w:color w:val="000000" w:themeColor="text1"/>
                <w:sz w:val="28"/>
                <w:lang w:val="uk-UA"/>
              </w:rPr>
            </w:pPr>
            <w:r w:rsidRPr="0094590E">
              <w:rPr>
                <w:color w:val="000000" w:themeColor="text1"/>
                <w:sz w:val="28"/>
                <w:lang w:val="uk-UA"/>
              </w:rPr>
              <w:t>73,2</w:t>
            </w:r>
          </w:p>
        </w:tc>
      </w:tr>
      <w:tr w:rsidR="0065429F" w:rsidRPr="0094590E" w14:paraId="7DB5C82E" w14:textId="77777777" w:rsidTr="00035DA4">
        <w:trPr>
          <w:trHeight w:val="1283"/>
        </w:trPr>
        <w:tc>
          <w:tcPr>
            <w:tcW w:w="3528" w:type="dxa"/>
            <w:vAlign w:val="center"/>
          </w:tcPr>
          <w:p w14:paraId="039E30A5" w14:textId="715F3B79" w:rsidR="0065429F" w:rsidRPr="0094590E" w:rsidRDefault="00D76702" w:rsidP="0094590E">
            <w:pPr>
              <w:jc w:val="both"/>
              <w:rPr>
                <w:color w:val="000000" w:themeColor="text1"/>
                <w:sz w:val="28"/>
                <w:lang w:val="uk-UA"/>
              </w:rPr>
            </w:pPr>
            <w:r w:rsidRPr="0094590E">
              <w:rPr>
                <w:color w:val="000000" w:themeColor="text1"/>
                <w:sz w:val="28"/>
                <w:lang w:val="uk-UA"/>
              </w:rPr>
              <w:t>Дебіторська заборгованість за розрахунками: за виданими авансами</w:t>
            </w:r>
          </w:p>
        </w:tc>
        <w:tc>
          <w:tcPr>
            <w:tcW w:w="1408" w:type="dxa"/>
            <w:vAlign w:val="center"/>
          </w:tcPr>
          <w:p w14:paraId="66BCEAAD" w14:textId="34DDDDF0" w:rsidR="0065429F" w:rsidRPr="0094590E" w:rsidRDefault="00104FCE" w:rsidP="0094590E">
            <w:pPr>
              <w:jc w:val="both"/>
              <w:rPr>
                <w:color w:val="000000" w:themeColor="text1"/>
                <w:sz w:val="28"/>
                <w:lang w:val="uk-UA"/>
              </w:rPr>
            </w:pPr>
            <w:r w:rsidRPr="0094590E">
              <w:rPr>
                <w:color w:val="000000" w:themeColor="text1"/>
                <w:sz w:val="28"/>
                <w:lang w:val="uk-UA"/>
              </w:rPr>
              <w:t>16107</w:t>
            </w:r>
          </w:p>
        </w:tc>
        <w:tc>
          <w:tcPr>
            <w:tcW w:w="1421" w:type="dxa"/>
            <w:vAlign w:val="center"/>
          </w:tcPr>
          <w:p w14:paraId="7883ECA6" w14:textId="25CBBCC1" w:rsidR="0065429F" w:rsidRPr="0094590E" w:rsidRDefault="001B71BC" w:rsidP="0094590E">
            <w:pPr>
              <w:jc w:val="both"/>
              <w:rPr>
                <w:color w:val="000000" w:themeColor="text1"/>
                <w:sz w:val="28"/>
                <w:lang w:val="uk-UA"/>
              </w:rPr>
            </w:pPr>
            <w:r w:rsidRPr="0094590E">
              <w:rPr>
                <w:color w:val="000000" w:themeColor="text1"/>
                <w:sz w:val="28"/>
                <w:lang w:val="uk-UA"/>
              </w:rPr>
              <w:t>3951</w:t>
            </w:r>
          </w:p>
        </w:tc>
        <w:tc>
          <w:tcPr>
            <w:tcW w:w="1644" w:type="dxa"/>
            <w:vAlign w:val="center"/>
          </w:tcPr>
          <w:p w14:paraId="781A9B88" w14:textId="4E7A2DAF" w:rsidR="0065429F" w:rsidRPr="0094590E" w:rsidRDefault="00016541" w:rsidP="0094590E">
            <w:pPr>
              <w:jc w:val="both"/>
              <w:rPr>
                <w:color w:val="000000" w:themeColor="text1"/>
                <w:sz w:val="28"/>
                <w:lang w:val="uk-UA"/>
              </w:rPr>
            </w:pPr>
            <w:r w:rsidRPr="0094590E">
              <w:rPr>
                <w:color w:val="000000" w:themeColor="text1"/>
                <w:sz w:val="28"/>
                <w:lang w:val="uk-UA"/>
              </w:rPr>
              <w:t>-12156</w:t>
            </w:r>
          </w:p>
        </w:tc>
        <w:tc>
          <w:tcPr>
            <w:tcW w:w="1869" w:type="dxa"/>
            <w:vAlign w:val="center"/>
          </w:tcPr>
          <w:p w14:paraId="2FCD9ABB" w14:textId="595446A4" w:rsidR="0065429F" w:rsidRPr="0094590E" w:rsidRDefault="00A318A9" w:rsidP="0094590E">
            <w:pPr>
              <w:jc w:val="both"/>
              <w:rPr>
                <w:color w:val="000000" w:themeColor="text1"/>
                <w:sz w:val="28"/>
                <w:lang w:val="uk-UA"/>
              </w:rPr>
            </w:pPr>
            <w:r w:rsidRPr="0094590E">
              <w:rPr>
                <w:color w:val="000000" w:themeColor="text1"/>
                <w:sz w:val="28"/>
                <w:lang w:val="uk-UA"/>
              </w:rPr>
              <w:t>-75,47</w:t>
            </w:r>
          </w:p>
        </w:tc>
      </w:tr>
      <w:tr w:rsidR="0065429F" w:rsidRPr="0094590E" w14:paraId="773777D8" w14:textId="77777777" w:rsidTr="00035DA4">
        <w:trPr>
          <w:trHeight w:val="603"/>
        </w:trPr>
        <w:tc>
          <w:tcPr>
            <w:tcW w:w="3528" w:type="dxa"/>
            <w:vAlign w:val="center"/>
          </w:tcPr>
          <w:p w14:paraId="41CD7B28" w14:textId="2FAEA45D" w:rsidR="0065429F" w:rsidRPr="0094590E" w:rsidRDefault="002A5259" w:rsidP="0094590E">
            <w:pPr>
              <w:jc w:val="both"/>
              <w:rPr>
                <w:color w:val="000000" w:themeColor="text1"/>
                <w:sz w:val="28"/>
                <w:lang w:val="uk-UA"/>
              </w:rPr>
            </w:pPr>
            <w:r w:rsidRPr="0094590E">
              <w:rPr>
                <w:color w:val="000000" w:themeColor="text1"/>
                <w:sz w:val="28"/>
                <w:lang w:val="uk-UA"/>
              </w:rPr>
              <w:t>Оборотні активи</w:t>
            </w:r>
          </w:p>
        </w:tc>
        <w:tc>
          <w:tcPr>
            <w:tcW w:w="1408" w:type="dxa"/>
            <w:vAlign w:val="center"/>
          </w:tcPr>
          <w:p w14:paraId="02FA7D7C" w14:textId="345D555A" w:rsidR="0065429F" w:rsidRPr="0094590E" w:rsidRDefault="00104FCE" w:rsidP="0094590E">
            <w:pPr>
              <w:jc w:val="both"/>
              <w:rPr>
                <w:color w:val="000000" w:themeColor="text1"/>
                <w:sz w:val="28"/>
                <w:lang w:val="uk-UA"/>
              </w:rPr>
            </w:pPr>
            <w:r w:rsidRPr="0094590E">
              <w:rPr>
                <w:color w:val="000000" w:themeColor="text1"/>
                <w:sz w:val="28"/>
                <w:lang w:val="uk-UA"/>
              </w:rPr>
              <w:t>95117</w:t>
            </w:r>
          </w:p>
        </w:tc>
        <w:tc>
          <w:tcPr>
            <w:tcW w:w="1421" w:type="dxa"/>
            <w:vAlign w:val="center"/>
          </w:tcPr>
          <w:p w14:paraId="5EACAA41" w14:textId="4B3C09EA" w:rsidR="0065429F" w:rsidRPr="0094590E" w:rsidRDefault="00C47879" w:rsidP="0094590E">
            <w:pPr>
              <w:jc w:val="both"/>
              <w:rPr>
                <w:color w:val="000000" w:themeColor="text1"/>
                <w:sz w:val="28"/>
                <w:lang w:val="uk-UA"/>
              </w:rPr>
            </w:pPr>
            <w:r w:rsidRPr="0094590E">
              <w:rPr>
                <w:color w:val="000000" w:themeColor="text1"/>
                <w:sz w:val="28"/>
                <w:lang w:val="uk-UA"/>
              </w:rPr>
              <w:t>129929</w:t>
            </w:r>
          </w:p>
        </w:tc>
        <w:tc>
          <w:tcPr>
            <w:tcW w:w="1644" w:type="dxa"/>
            <w:vAlign w:val="center"/>
          </w:tcPr>
          <w:p w14:paraId="210C5FE7" w14:textId="484B5A4E" w:rsidR="0065429F" w:rsidRPr="0094590E" w:rsidRDefault="00016541" w:rsidP="0094590E">
            <w:pPr>
              <w:jc w:val="both"/>
              <w:rPr>
                <w:color w:val="000000" w:themeColor="text1"/>
                <w:sz w:val="28"/>
                <w:lang w:val="uk-UA"/>
              </w:rPr>
            </w:pPr>
            <w:r w:rsidRPr="0094590E">
              <w:rPr>
                <w:color w:val="000000" w:themeColor="text1"/>
                <w:sz w:val="28"/>
                <w:lang w:val="uk-UA"/>
              </w:rPr>
              <w:t>34812</w:t>
            </w:r>
          </w:p>
        </w:tc>
        <w:tc>
          <w:tcPr>
            <w:tcW w:w="1869" w:type="dxa"/>
            <w:vAlign w:val="center"/>
          </w:tcPr>
          <w:p w14:paraId="72C7D4B1" w14:textId="6F658BB0" w:rsidR="0065429F" w:rsidRPr="0094590E" w:rsidRDefault="00A318A9" w:rsidP="0094590E">
            <w:pPr>
              <w:jc w:val="both"/>
              <w:rPr>
                <w:color w:val="000000" w:themeColor="text1"/>
                <w:sz w:val="28"/>
                <w:lang w:val="uk-UA"/>
              </w:rPr>
            </w:pPr>
            <w:r w:rsidRPr="0094590E">
              <w:rPr>
                <w:color w:val="000000" w:themeColor="text1"/>
                <w:sz w:val="28"/>
                <w:lang w:val="uk-UA"/>
              </w:rPr>
              <w:t>36,6</w:t>
            </w:r>
          </w:p>
        </w:tc>
      </w:tr>
      <w:tr w:rsidR="0065429F" w:rsidRPr="0094590E" w14:paraId="120BD592" w14:textId="77777777" w:rsidTr="00035DA4">
        <w:trPr>
          <w:trHeight w:val="551"/>
        </w:trPr>
        <w:tc>
          <w:tcPr>
            <w:tcW w:w="3528" w:type="dxa"/>
            <w:vAlign w:val="center"/>
          </w:tcPr>
          <w:p w14:paraId="25FD88E4" w14:textId="01F51388" w:rsidR="0065429F" w:rsidRPr="0094590E" w:rsidRDefault="002A5259" w:rsidP="0094590E">
            <w:pPr>
              <w:jc w:val="both"/>
              <w:rPr>
                <w:color w:val="000000" w:themeColor="text1"/>
                <w:sz w:val="28"/>
                <w:lang w:val="uk-UA"/>
              </w:rPr>
            </w:pPr>
            <w:r w:rsidRPr="0094590E">
              <w:rPr>
                <w:color w:val="000000" w:themeColor="text1"/>
                <w:sz w:val="28"/>
                <w:lang w:val="uk-UA"/>
              </w:rPr>
              <w:t>Активи</w:t>
            </w:r>
          </w:p>
        </w:tc>
        <w:tc>
          <w:tcPr>
            <w:tcW w:w="1408" w:type="dxa"/>
            <w:vAlign w:val="center"/>
          </w:tcPr>
          <w:p w14:paraId="0A794A34" w14:textId="7F56577F" w:rsidR="0065429F" w:rsidRPr="0094590E" w:rsidRDefault="00104FCE" w:rsidP="0094590E">
            <w:pPr>
              <w:jc w:val="both"/>
              <w:rPr>
                <w:color w:val="000000" w:themeColor="text1"/>
                <w:sz w:val="28"/>
                <w:lang w:val="uk-UA"/>
              </w:rPr>
            </w:pPr>
            <w:r w:rsidRPr="0094590E">
              <w:rPr>
                <w:color w:val="000000" w:themeColor="text1"/>
                <w:sz w:val="28"/>
                <w:lang w:val="uk-UA"/>
              </w:rPr>
              <w:t>123281</w:t>
            </w:r>
          </w:p>
        </w:tc>
        <w:tc>
          <w:tcPr>
            <w:tcW w:w="1421" w:type="dxa"/>
            <w:vAlign w:val="center"/>
          </w:tcPr>
          <w:p w14:paraId="6A206948" w14:textId="0B4C64D9" w:rsidR="0065429F" w:rsidRPr="0094590E" w:rsidRDefault="00C47879" w:rsidP="0094590E">
            <w:pPr>
              <w:jc w:val="both"/>
              <w:rPr>
                <w:color w:val="000000" w:themeColor="text1"/>
                <w:sz w:val="28"/>
                <w:lang w:val="uk-UA"/>
              </w:rPr>
            </w:pPr>
            <w:r w:rsidRPr="0094590E">
              <w:rPr>
                <w:color w:val="000000" w:themeColor="text1"/>
                <w:sz w:val="28"/>
                <w:lang w:val="uk-UA"/>
              </w:rPr>
              <w:t>152914</w:t>
            </w:r>
          </w:p>
        </w:tc>
        <w:tc>
          <w:tcPr>
            <w:tcW w:w="1644" w:type="dxa"/>
            <w:vAlign w:val="center"/>
          </w:tcPr>
          <w:p w14:paraId="7873D86D" w14:textId="295F9D70" w:rsidR="0065429F" w:rsidRPr="0094590E" w:rsidRDefault="00016541" w:rsidP="0094590E">
            <w:pPr>
              <w:jc w:val="both"/>
              <w:rPr>
                <w:color w:val="000000" w:themeColor="text1"/>
                <w:sz w:val="28"/>
                <w:lang w:val="uk-UA"/>
              </w:rPr>
            </w:pPr>
            <w:r w:rsidRPr="0094590E">
              <w:rPr>
                <w:color w:val="000000" w:themeColor="text1"/>
                <w:sz w:val="28"/>
                <w:lang w:val="uk-UA"/>
              </w:rPr>
              <w:t>29633</w:t>
            </w:r>
          </w:p>
        </w:tc>
        <w:tc>
          <w:tcPr>
            <w:tcW w:w="1869" w:type="dxa"/>
            <w:vAlign w:val="center"/>
          </w:tcPr>
          <w:p w14:paraId="0F42D5AC" w14:textId="43A62AD3" w:rsidR="0065429F" w:rsidRPr="0094590E" w:rsidRDefault="00A318A9" w:rsidP="0094590E">
            <w:pPr>
              <w:jc w:val="both"/>
              <w:rPr>
                <w:color w:val="000000" w:themeColor="text1"/>
                <w:sz w:val="28"/>
                <w:lang w:val="uk-UA"/>
              </w:rPr>
            </w:pPr>
            <w:r w:rsidRPr="0094590E">
              <w:rPr>
                <w:color w:val="000000" w:themeColor="text1"/>
                <w:sz w:val="28"/>
                <w:lang w:val="uk-UA"/>
              </w:rPr>
              <w:t>24,04</w:t>
            </w:r>
          </w:p>
        </w:tc>
      </w:tr>
    </w:tbl>
    <w:p w14:paraId="498009E2" w14:textId="77777777" w:rsidR="00420543" w:rsidRDefault="009A0552" w:rsidP="00D71F7B">
      <w:pPr>
        <w:spacing w:line="360" w:lineRule="auto"/>
        <w:ind w:left="283" w:firstLine="709"/>
        <w:jc w:val="both"/>
        <w:rPr>
          <w:color w:val="000000" w:themeColor="text1"/>
          <w:sz w:val="28"/>
        </w:rPr>
      </w:pPr>
      <w:r w:rsidRPr="00D71F7B">
        <w:rPr>
          <w:color w:val="000000" w:themeColor="text1"/>
          <w:sz w:val="28"/>
        </w:rPr>
        <w:t>Збільшення суми балансу зумовлене зростанням оборотних активів (+36,6%).</w:t>
      </w:r>
    </w:p>
    <w:p w14:paraId="1B7CCAE9" w14:textId="7E1C2363" w:rsidR="00420543" w:rsidRDefault="00420543" w:rsidP="00D71F7B">
      <w:pPr>
        <w:spacing w:line="360" w:lineRule="auto"/>
        <w:ind w:left="283" w:firstLine="709"/>
        <w:jc w:val="both"/>
        <w:rPr>
          <w:color w:val="000000" w:themeColor="text1"/>
          <w:sz w:val="28"/>
          <w:lang w:val="uk-UA"/>
        </w:rPr>
      </w:pPr>
      <w:r>
        <w:rPr>
          <w:color w:val="000000" w:themeColor="text1"/>
          <w:sz w:val="28"/>
          <w:lang w:val="uk-UA"/>
        </w:rPr>
        <w:t xml:space="preserve">Розглянемо </w:t>
      </w:r>
      <w:r w:rsidR="00A65DC1">
        <w:rPr>
          <w:color w:val="000000" w:themeColor="text1"/>
          <w:sz w:val="28"/>
          <w:lang w:val="uk-UA"/>
        </w:rPr>
        <w:t>динаміку фінансових результатів підприємства за 2019-2022рр</w:t>
      </w:r>
      <w:r w:rsidR="00C40E87">
        <w:rPr>
          <w:color w:val="000000" w:themeColor="text1"/>
          <w:sz w:val="28"/>
          <w:lang w:val="uk-UA"/>
        </w:rPr>
        <w:t>., що зображено на Рисунку 3.1.2.</w:t>
      </w:r>
    </w:p>
    <w:p w14:paraId="7BB1971E" w14:textId="535B0195" w:rsidR="00420543" w:rsidRDefault="00420543" w:rsidP="00420543">
      <w:pPr>
        <w:spacing w:line="360" w:lineRule="auto"/>
        <w:jc w:val="both"/>
        <w:rPr>
          <w:color w:val="000000" w:themeColor="text1"/>
          <w:sz w:val="28"/>
          <w:lang w:val="uk-UA"/>
        </w:rPr>
      </w:pPr>
      <w:r w:rsidRPr="00420543">
        <w:rPr>
          <w:noProof/>
          <w:color w:val="000000" w:themeColor="text1"/>
          <w:sz w:val="28"/>
          <w:lang w:val="uk-UA"/>
        </w:rPr>
        <w:lastRenderedPageBreak/>
        <w:drawing>
          <wp:inline distT="0" distB="0" distL="0" distR="0" wp14:anchorId="655898C1" wp14:editId="4C2436E2">
            <wp:extent cx="6120130" cy="3750310"/>
            <wp:effectExtent l="12700" t="12700" r="13970" b="889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8"/>
                    <a:stretch>
                      <a:fillRect/>
                    </a:stretch>
                  </pic:blipFill>
                  <pic:spPr>
                    <a:xfrm>
                      <a:off x="0" y="0"/>
                      <a:ext cx="6120130" cy="3750310"/>
                    </a:xfrm>
                    <a:prstGeom prst="rect">
                      <a:avLst/>
                    </a:prstGeom>
                    <a:ln>
                      <a:solidFill>
                        <a:schemeClr val="tx1"/>
                      </a:solidFill>
                    </a:ln>
                  </pic:spPr>
                </pic:pic>
              </a:graphicData>
            </a:graphic>
          </wp:inline>
        </w:drawing>
      </w:r>
    </w:p>
    <w:p w14:paraId="3BA49CF2" w14:textId="1D0796DF" w:rsidR="004B656C" w:rsidRDefault="004B656C" w:rsidP="00155F30">
      <w:pPr>
        <w:spacing w:line="360" w:lineRule="auto"/>
        <w:ind w:left="283" w:firstLine="709"/>
        <w:jc w:val="both"/>
        <w:rPr>
          <w:color w:val="000000" w:themeColor="text1"/>
          <w:sz w:val="28"/>
          <w:lang w:val="uk-UA"/>
        </w:rPr>
      </w:pPr>
      <w:r w:rsidRPr="00155F30">
        <w:rPr>
          <w:color w:val="000000" w:themeColor="text1"/>
          <w:sz w:val="28"/>
          <w:lang w:val="uk-UA"/>
        </w:rPr>
        <w:t>Рисунок 3.1.2. – Динаміка фінансових результатів ТОВ «Київхліб» за період 2019-2020рр.</w:t>
      </w:r>
      <w:r w:rsidR="0056735B" w:rsidRPr="00155F30">
        <w:rPr>
          <w:color w:val="000000" w:themeColor="text1"/>
          <w:sz w:val="28"/>
          <w:lang w:val="uk-UA"/>
        </w:rPr>
        <w:t>, тис. грн.</w:t>
      </w:r>
    </w:p>
    <w:p w14:paraId="15C67FF5" w14:textId="77777777" w:rsidR="00514186" w:rsidRPr="00155F30" w:rsidRDefault="00514186" w:rsidP="00155F30">
      <w:pPr>
        <w:spacing w:line="360" w:lineRule="auto"/>
        <w:ind w:left="283" w:firstLine="709"/>
        <w:jc w:val="both"/>
        <w:rPr>
          <w:color w:val="000000" w:themeColor="text1"/>
          <w:sz w:val="28"/>
          <w:lang w:val="uk-UA"/>
        </w:rPr>
      </w:pPr>
    </w:p>
    <w:p w14:paraId="0CA429AD" w14:textId="4E6800E6" w:rsidR="00BB17A1" w:rsidRPr="00155F30" w:rsidRDefault="00BB17A1" w:rsidP="00155F30">
      <w:pPr>
        <w:spacing w:line="360" w:lineRule="auto"/>
        <w:ind w:left="283" w:firstLine="709"/>
        <w:jc w:val="both"/>
        <w:rPr>
          <w:color w:val="000000" w:themeColor="text1"/>
          <w:sz w:val="28"/>
          <w:lang w:val="en-US"/>
        </w:rPr>
      </w:pPr>
      <w:proofErr w:type="spellStart"/>
      <w:r w:rsidRPr="00155F30">
        <w:rPr>
          <w:color w:val="000000" w:themeColor="text1"/>
          <w:sz w:val="28"/>
          <w:lang w:val="en-US"/>
        </w:rPr>
        <w:t>Відбувається</w:t>
      </w:r>
      <w:proofErr w:type="spellEnd"/>
      <w:r w:rsidRPr="00155F30">
        <w:rPr>
          <w:color w:val="000000" w:themeColor="text1"/>
          <w:sz w:val="28"/>
          <w:lang w:val="en-US"/>
        </w:rPr>
        <w:t xml:space="preserve"> </w:t>
      </w:r>
      <w:proofErr w:type="spellStart"/>
      <w:r w:rsidRPr="00155F30">
        <w:rPr>
          <w:color w:val="000000" w:themeColor="text1"/>
          <w:sz w:val="28"/>
          <w:lang w:val="en-US"/>
        </w:rPr>
        <w:t>зниження</w:t>
      </w:r>
      <w:proofErr w:type="spellEnd"/>
      <w:r w:rsidRPr="00155F30">
        <w:rPr>
          <w:color w:val="000000" w:themeColor="text1"/>
          <w:sz w:val="28"/>
          <w:lang w:val="en-US"/>
        </w:rPr>
        <w:t xml:space="preserve"> </w:t>
      </w:r>
      <w:proofErr w:type="spellStart"/>
      <w:r w:rsidRPr="00155F30">
        <w:rPr>
          <w:color w:val="000000" w:themeColor="text1"/>
          <w:sz w:val="28"/>
          <w:lang w:val="en-US"/>
        </w:rPr>
        <w:t>чистого</w:t>
      </w:r>
      <w:proofErr w:type="spellEnd"/>
      <w:r w:rsidRPr="00155F30">
        <w:rPr>
          <w:color w:val="000000" w:themeColor="text1"/>
          <w:sz w:val="28"/>
          <w:lang w:val="en-US"/>
        </w:rPr>
        <w:t xml:space="preserve"> </w:t>
      </w:r>
      <w:proofErr w:type="spellStart"/>
      <w:r w:rsidRPr="00155F30">
        <w:rPr>
          <w:color w:val="000000" w:themeColor="text1"/>
          <w:sz w:val="28"/>
          <w:lang w:val="en-US"/>
        </w:rPr>
        <w:t>доходу</w:t>
      </w:r>
      <w:proofErr w:type="spellEnd"/>
      <w:r w:rsidRPr="00155F30">
        <w:rPr>
          <w:color w:val="000000" w:themeColor="text1"/>
          <w:sz w:val="28"/>
          <w:lang w:val="en-US"/>
        </w:rPr>
        <w:t xml:space="preserve"> </w:t>
      </w:r>
      <w:proofErr w:type="spellStart"/>
      <w:r w:rsidRPr="00155F30">
        <w:rPr>
          <w:color w:val="000000" w:themeColor="text1"/>
          <w:sz w:val="28"/>
          <w:lang w:val="en-US"/>
        </w:rPr>
        <w:t>від</w:t>
      </w:r>
      <w:proofErr w:type="spellEnd"/>
      <w:r w:rsidRPr="00155F30">
        <w:rPr>
          <w:color w:val="000000" w:themeColor="text1"/>
          <w:sz w:val="28"/>
          <w:lang w:val="en-US"/>
        </w:rPr>
        <w:t xml:space="preserve"> </w:t>
      </w:r>
      <w:proofErr w:type="spellStart"/>
      <w:r w:rsidRPr="00155F30">
        <w:rPr>
          <w:color w:val="000000" w:themeColor="text1"/>
          <w:sz w:val="28"/>
          <w:lang w:val="en-US"/>
        </w:rPr>
        <w:t>реалізації</w:t>
      </w:r>
      <w:proofErr w:type="spellEnd"/>
      <w:r w:rsidRPr="00155F30">
        <w:rPr>
          <w:color w:val="000000" w:themeColor="text1"/>
          <w:sz w:val="28"/>
          <w:lang w:val="en-US"/>
        </w:rPr>
        <w:t xml:space="preserve"> </w:t>
      </w:r>
      <w:proofErr w:type="spellStart"/>
      <w:r w:rsidRPr="00155F30">
        <w:rPr>
          <w:color w:val="000000" w:themeColor="text1"/>
          <w:sz w:val="28"/>
          <w:lang w:val="en-US"/>
        </w:rPr>
        <w:t>товарів</w:t>
      </w:r>
      <w:proofErr w:type="spellEnd"/>
      <w:r w:rsidRPr="00155F30">
        <w:rPr>
          <w:color w:val="000000" w:themeColor="text1"/>
          <w:sz w:val="28"/>
          <w:lang w:val="en-US"/>
        </w:rPr>
        <w:t xml:space="preserve"> </w:t>
      </w:r>
      <w:proofErr w:type="spellStart"/>
      <w:r w:rsidRPr="00155F30">
        <w:rPr>
          <w:color w:val="000000" w:themeColor="text1"/>
          <w:sz w:val="28"/>
          <w:lang w:val="en-US"/>
        </w:rPr>
        <w:t>та</w:t>
      </w:r>
      <w:proofErr w:type="spellEnd"/>
      <w:r w:rsidRPr="00155F30">
        <w:rPr>
          <w:color w:val="000000" w:themeColor="text1"/>
          <w:sz w:val="28"/>
          <w:lang w:val="en-US"/>
        </w:rPr>
        <w:t xml:space="preserve"> </w:t>
      </w:r>
      <w:proofErr w:type="spellStart"/>
      <w:r w:rsidRPr="00155F30">
        <w:rPr>
          <w:color w:val="000000" w:themeColor="text1"/>
          <w:sz w:val="28"/>
          <w:lang w:val="en-US"/>
        </w:rPr>
        <w:t>послуг</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2,04%, </w:t>
      </w:r>
      <w:proofErr w:type="spellStart"/>
      <w:r w:rsidRPr="00155F30">
        <w:rPr>
          <w:color w:val="000000" w:themeColor="text1"/>
          <w:sz w:val="28"/>
          <w:lang w:val="en-US"/>
        </w:rPr>
        <w:t>що</w:t>
      </w:r>
      <w:proofErr w:type="spellEnd"/>
      <w:r w:rsidRPr="00155F30">
        <w:rPr>
          <w:color w:val="000000" w:themeColor="text1"/>
          <w:sz w:val="28"/>
          <w:lang w:val="en-US"/>
        </w:rPr>
        <w:t xml:space="preserve"> </w:t>
      </w:r>
      <w:proofErr w:type="spellStart"/>
      <w:r w:rsidRPr="00155F30">
        <w:rPr>
          <w:color w:val="000000" w:themeColor="text1"/>
          <w:sz w:val="28"/>
          <w:lang w:val="en-US"/>
        </w:rPr>
        <w:t>вказує</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w:t>
      </w:r>
      <w:proofErr w:type="spellStart"/>
      <w:r w:rsidRPr="00155F30">
        <w:rPr>
          <w:color w:val="000000" w:themeColor="text1"/>
          <w:sz w:val="28"/>
          <w:lang w:val="en-US"/>
        </w:rPr>
        <w:t>низьку</w:t>
      </w:r>
      <w:proofErr w:type="spellEnd"/>
      <w:r w:rsidRPr="00155F30">
        <w:rPr>
          <w:color w:val="000000" w:themeColor="text1"/>
          <w:sz w:val="28"/>
          <w:lang w:val="en-US"/>
        </w:rPr>
        <w:t xml:space="preserve"> </w:t>
      </w:r>
      <w:proofErr w:type="spellStart"/>
      <w:r w:rsidRPr="00155F30">
        <w:rPr>
          <w:color w:val="000000" w:themeColor="text1"/>
          <w:sz w:val="28"/>
          <w:lang w:val="en-US"/>
        </w:rPr>
        <w:t>конкурентоспроможність</w:t>
      </w:r>
      <w:proofErr w:type="spellEnd"/>
      <w:r w:rsidRPr="00155F30">
        <w:rPr>
          <w:color w:val="000000" w:themeColor="text1"/>
          <w:sz w:val="28"/>
          <w:lang w:val="en-US"/>
        </w:rPr>
        <w:t xml:space="preserve"> в </w:t>
      </w:r>
      <w:proofErr w:type="spellStart"/>
      <w:r w:rsidRPr="00155F30">
        <w:rPr>
          <w:color w:val="000000" w:themeColor="text1"/>
          <w:sz w:val="28"/>
          <w:lang w:val="en-US"/>
        </w:rPr>
        <w:t>динамічному</w:t>
      </w:r>
      <w:proofErr w:type="spellEnd"/>
      <w:r w:rsidRPr="00155F30">
        <w:rPr>
          <w:color w:val="000000" w:themeColor="text1"/>
          <w:sz w:val="28"/>
          <w:lang w:val="en-US"/>
        </w:rPr>
        <w:t xml:space="preserve"> </w:t>
      </w:r>
      <w:proofErr w:type="spellStart"/>
      <w:r w:rsidRPr="00155F30">
        <w:rPr>
          <w:color w:val="000000" w:themeColor="text1"/>
          <w:sz w:val="28"/>
          <w:lang w:val="en-US"/>
        </w:rPr>
        <w:t>середовищі</w:t>
      </w:r>
      <w:proofErr w:type="spellEnd"/>
      <w:r w:rsidRPr="00155F30">
        <w:rPr>
          <w:color w:val="000000" w:themeColor="text1"/>
          <w:sz w:val="28"/>
          <w:lang w:val="en-US"/>
        </w:rPr>
        <w:t>.</w:t>
      </w:r>
    </w:p>
    <w:p w14:paraId="3CEDE3F7" w14:textId="6921BD4C" w:rsidR="00904557" w:rsidRPr="00155F30" w:rsidRDefault="00BB17A1" w:rsidP="00155F30">
      <w:pPr>
        <w:spacing w:line="360" w:lineRule="auto"/>
        <w:ind w:left="283" w:firstLine="709"/>
        <w:jc w:val="both"/>
        <w:rPr>
          <w:color w:val="000000" w:themeColor="text1"/>
          <w:sz w:val="28"/>
          <w:lang w:val="en-US"/>
        </w:rPr>
      </w:pPr>
      <w:proofErr w:type="spellStart"/>
      <w:r w:rsidRPr="00155F30">
        <w:rPr>
          <w:color w:val="000000" w:themeColor="text1"/>
          <w:sz w:val="28"/>
          <w:lang w:val="en-US"/>
        </w:rPr>
        <w:t>Сума</w:t>
      </w:r>
      <w:proofErr w:type="spellEnd"/>
      <w:r w:rsidRPr="00155F30">
        <w:rPr>
          <w:color w:val="000000" w:themeColor="text1"/>
          <w:sz w:val="28"/>
          <w:lang w:val="en-US"/>
        </w:rPr>
        <w:t xml:space="preserve"> </w:t>
      </w:r>
      <w:proofErr w:type="spellStart"/>
      <w:r w:rsidRPr="00155F30">
        <w:rPr>
          <w:color w:val="000000" w:themeColor="text1"/>
          <w:sz w:val="28"/>
          <w:lang w:val="en-US"/>
        </w:rPr>
        <w:t>чистого</w:t>
      </w:r>
      <w:proofErr w:type="spellEnd"/>
      <w:r w:rsidRPr="00155F30">
        <w:rPr>
          <w:color w:val="000000" w:themeColor="text1"/>
          <w:sz w:val="28"/>
          <w:lang w:val="en-US"/>
        </w:rPr>
        <w:t xml:space="preserve"> </w:t>
      </w:r>
      <w:proofErr w:type="spellStart"/>
      <w:r w:rsidRPr="00155F30">
        <w:rPr>
          <w:color w:val="000000" w:themeColor="text1"/>
          <w:sz w:val="28"/>
          <w:lang w:val="en-US"/>
        </w:rPr>
        <w:t>прибутку</w:t>
      </w:r>
      <w:proofErr w:type="spellEnd"/>
      <w:r w:rsidRPr="00155F30">
        <w:rPr>
          <w:color w:val="000000" w:themeColor="text1"/>
          <w:sz w:val="28"/>
          <w:lang w:val="en-US"/>
        </w:rPr>
        <w:t xml:space="preserve"> </w:t>
      </w:r>
      <w:proofErr w:type="spellStart"/>
      <w:r w:rsidRPr="00155F30">
        <w:rPr>
          <w:color w:val="000000" w:themeColor="text1"/>
          <w:sz w:val="28"/>
          <w:lang w:val="en-US"/>
        </w:rPr>
        <w:t>компанії</w:t>
      </w:r>
      <w:proofErr w:type="spellEnd"/>
      <w:r w:rsidRPr="00155F30">
        <w:rPr>
          <w:color w:val="000000" w:themeColor="text1"/>
          <w:sz w:val="28"/>
          <w:lang w:val="en-US"/>
        </w:rPr>
        <w:t xml:space="preserve"> є </w:t>
      </w:r>
      <w:proofErr w:type="spellStart"/>
      <w:r w:rsidRPr="00155F30">
        <w:rPr>
          <w:color w:val="000000" w:themeColor="text1"/>
          <w:sz w:val="28"/>
          <w:lang w:val="en-US"/>
        </w:rPr>
        <w:t>додатною</w:t>
      </w:r>
      <w:proofErr w:type="spellEnd"/>
      <w:r w:rsidRPr="00155F30">
        <w:rPr>
          <w:color w:val="000000" w:themeColor="text1"/>
          <w:sz w:val="28"/>
          <w:lang w:val="en-US"/>
        </w:rPr>
        <w:t xml:space="preserve"> (8260 </w:t>
      </w:r>
      <w:proofErr w:type="spellStart"/>
      <w:r w:rsidRPr="00155F30">
        <w:rPr>
          <w:color w:val="000000" w:themeColor="text1"/>
          <w:sz w:val="28"/>
          <w:lang w:val="en-US"/>
        </w:rPr>
        <w:t>тис</w:t>
      </w:r>
      <w:proofErr w:type="spellEnd"/>
      <w:r w:rsidRPr="00155F30">
        <w:rPr>
          <w:color w:val="000000" w:themeColor="text1"/>
          <w:sz w:val="28"/>
          <w:lang w:val="en-US"/>
        </w:rPr>
        <w:t xml:space="preserve">. </w:t>
      </w:r>
      <w:proofErr w:type="spellStart"/>
      <w:r w:rsidRPr="00155F30">
        <w:rPr>
          <w:color w:val="000000" w:themeColor="text1"/>
          <w:sz w:val="28"/>
          <w:lang w:val="en-US"/>
        </w:rPr>
        <w:t>грн</w:t>
      </w:r>
      <w:proofErr w:type="spellEnd"/>
      <w:r w:rsidRPr="00155F30">
        <w:rPr>
          <w:color w:val="000000" w:themeColor="text1"/>
          <w:sz w:val="28"/>
          <w:lang w:val="en-US"/>
        </w:rPr>
        <w:t xml:space="preserve"> у 2020 </w:t>
      </w:r>
      <w:proofErr w:type="spellStart"/>
      <w:r w:rsidRPr="00155F30">
        <w:rPr>
          <w:color w:val="000000" w:themeColor="text1"/>
          <w:sz w:val="28"/>
          <w:lang w:val="en-US"/>
        </w:rPr>
        <w:t>році</w:t>
      </w:r>
      <w:proofErr w:type="spellEnd"/>
      <w:r w:rsidRPr="00155F30">
        <w:rPr>
          <w:color w:val="000000" w:themeColor="text1"/>
          <w:sz w:val="28"/>
          <w:lang w:val="en-US"/>
        </w:rPr>
        <w:t xml:space="preserve">), </w:t>
      </w:r>
      <w:proofErr w:type="spellStart"/>
      <w:r w:rsidRPr="00155F30">
        <w:rPr>
          <w:color w:val="000000" w:themeColor="text1"/>
          <w:sz w:val="28"/>
          <w:lang w:val="en-US"/>
        </w:rPr>
        <w:t>що</w:t>
      </w:r>
      <w:proofErr w:type="spellEnd"/>
      <w:r w:rsidRPr="00155F30">
        <w:rPr>
          <w:color w:val="000000" w:themeColor="text1"/>
          <w:sz w:val="28"/>
          <w:lang w:val="en-US"/>
        </w:rPr>
        <w:t xml:space="preserve"> </w:t>
      </w:r>
      <w:proofErr w:type="spellStart"/>
      <w:r w:rsidRPr="00155F30">
        <w:rPr>
          <w:color w:val="000000" w:themeColor="text1"/>
          <w:sz w:val="28"/>
          <w:lang w:val="en-US"/>
        </w:rPr>
        <w:t>може</w:t>
      </w:r>
      <w:proofErr w:type="spellEnd"/>
      <w:r w:rsidRPr="00155F30">
        <w:rPr>
          <w:color w:val="000000" w:themeColor="text1"/>
          <w:sz w:val="28"/>
          <w:lang w:val="en-US"/>
        </w:rPr>
        <w:t xml:space="preserve"> </w:t>
      </w:r>
      <w:proofErr w:type="spellStart"/>
      <w:r w:rsidRPr="00155F30">
        <w:rPr>
          <w:color w:val="000000" w:themeColor="text1"/>
          <w:sz w:val="28"/>
          <w:lang w:val="en-US"/>
        </w:rPr>
        <w:t>вказувати</w:t>
      </w:r>
      <w:proofErr w:type="spellEnd"/>
      <w:r w:rsidRPr="00155F30">
        <w:rPr>
          <w:color w:val="000000" w:themeColor="text1"/>
          <w:sz w:val="28"/>
          <w:lang w:val="en-US"/>
        </w:rPr>
        <w:t xml:space="preserve"> </w:t>
      </w:r>
      <w:proofErr w:type="spellStart"/>
      <w:r w:rsidRPr="00155F30">
        <w:rPr>
          <w:color w:val="000000" w:themeColor="text1"/>
          <w:sz w:val="28"/>
          <w:lang w:val="en-US"/>
        </w:rPr>
        <w:t>на</w:t>
      </w:r>
      <w:proofErr w:type="spellEnd"/>
      <w:r w:rsidRPr="00155F30">
        <w:rPr>
          <w:color w:val="000000" w:themeColor="text1"/>
          <w:sz w:val="28"/>
          <w:lang w:val="en-US"/>
        </w:rPr>
        <w:t xml:space="preserve"> </w:t>
      </w:r>
      <w:proofErr w:type="spellStart"/>
      <w:r w:rsidRPr="00155F30">
        <w:rPr>
          <w:color w:val="000000" w:themeColor="text1"/>
          <w:sz w:val="28"/>
          <w:lang w:val="en-US"/>
        </w:rPr>
        <w:t>продуману</w:t>
      </w:r>
      <w:proofErr w:type="spellEnd"/>
      <w:r w:rsidRPr="00155F30">
        <w:rPr>
          <w:color w:val="000000" w:themeColor="text1"/>
          <w:sz w:val="28"/>
          <w:lang w:val="en-US"/>
        </w:rPr>
        <w:t xml:space="preserve"> </w:t>
      </w:r>
      <w:proofErr w:type="spellStart"/>
      <w:r w:rsidRPr="00155F30">
        <w:rPr>
          <w:color w:val="000000" w:themeColor="text1"/>
          <w:sz w:val="28"/>
          <w:lang w:val="en-US"/>
        </w:rPr>
        <w:t>бізнес-модель</w:t>
      </w:r>
      <w:proofErr w:type="spellEnd"/>
      <w:r w:rsidRPr="00155F30">
        <w:rPr>
          <w:color w:val="000000" w:themeColor="text1"/>
          <w:sz w:val="28"/>
          <w:lang w:val="en-US"/>
        </w:rPr>
        <w:t xml:space="preserve">. </w:t>
      </w:r>
      <w:proofErr w:type="spellStart"/>
      <w:r w:rsidRPr="00155F30">
        <w:rPr>
          <w:color w:val="000000" w:themeColor="text1"/>
          <w:sz w:val="28"/>
          <w:lang w:val="en-US"/>
        </w:rPr>
        <w:t>Хоча</w:t>
      </w:r>
      <w:proofErr w:type="spellEnd"/>
      <w:r w:rsidRPr="00155F30">
        <w:rPr>
          <w:color w:val="000000" w:themeColor="text1"/>
          <w:sz w:val="28"/>
          <w:lang w:val="en-US"/>
        </w:rPr>
        <w:t xml:space="preserve"> </w:t>
      </w:r>
      <w:proofErr w:type="spellStart"/>
      <w:r w:rsidRPr="00155F30">
        <w:rPr>
          <w:color w:val="000000" w:themeColor="text1"/>
          <w:sz w:val="28"/>
          <w:lang w:val="en-US"/>
        </w:rPr>
        <w:t>для</w:t>
      </w:r>
      <w:proofErr w:type="spellEnd"/>
      <w:r w:rsidRPr="00155F30">
        <w:rPr>
          <w:color w:val="000000" w:themeColor="text1"/>
          <w:sz w:val="28"/>
          <w:lang w:val="en-US"/>
        </w:rPr>
        <w:t xml:space="preserve"> </w:t>
      </w:r>
      <w:proofErr w:type="spellStart"/>
      <w:r w:rsidRPr="00155F30">
        <w:rPr>
          <w:color w:val="000000" w:themeColor="text1"/>
          <w:sz w:val="28"/>
          <w:lang w:val="en-US"/>
        </w:rPr>
        <w:t>кращого</w:t>
      </w:r>
      <w:proofErr w:type="spellEnd"/>
      <w:r w:rsidRPr="00155F30">
        <w:rPr>
          <w:color w:val="000000" w:themeColor="text1"/>
          <w:sz w:val="28"/>
          <w:lang w:val="en-US"/>
        </w:rPr>
        <w:t xml:space="preserve"> </w:t>
      </w:r>
      <w:proofErr w:type="spellStart"/>
      <w:r w:rsidRPr="00155F30">
        <w:rPr>
          <w:color w:val="000000" w:themeColor="text1"/>
          <w:sz w:val="28"/>
          <w:lang w:val="en-US"/>
        </w:rPr>
        <w:t>розуміння</w:t>
      </w:r>
      <w:proofErr w:type="spellEnd"/>
      <w:r w:rsidRPr="00155F30">
        <w:rPr>
          <w:color w:val="000000" w:themeColor="text1"/>
          <w:sz w:val="28"/>
          <w:lang w:val="en-US"/>
        </w:rPr>
        <w:t xml:space="preserve"> </w:t>
      </w:r>
      <w:proofErr w:type="spellStart"/>
      <w:r w:rsidRPr="00155F30">
        <w:rPr>
          <w:color w:val="000000" w:themeColor="text1"/>
          <w:sz w:val="28"/>
          <w:lang w:val="en-US"/>
        </w:rPr>
        <w:t>здатності</w:t>
      </w:r>
      <w:proofErr w:type="spellEnd"/>
      <w:r w:rsidRPr="00155F30">
        <w:rPr>
          <w:color w:val="000000" w:themeColor="text1"/>
          <w:sz w:val="28"/>
          <w:lang w:val="en-US"/>
        </w:rPr>
        <w:t xml:space="preserve"> </w:t>
      </w:r>
      <w:proofErr w:type="spellStart"/>
      <w:r w:rsidRPr="00155F30">
        <w:rPr>
          <w:color w:val="000000" w:themeColor="text1"/>
          <w:sz w:val="28"/>
          <w:lang w:val="en-US"/>
        </w:rPr>
        <w:t>менеджменту</w:t>
      </w:r>
      <w:proofErr w:type="spellEnd"/>
      <w:r w:rsidRPr="00155F30">
        <w:rPr>
          <w:color w:val="000000" w:themeColor="text1"/>
          <w:sz w:val="28"/>
          <w:lang w:val="en-US"/>
        </w:rPr>
        <w:t xml:space="preserve"> </w:t>
      </w:r>
      <w:proofErr w:type="spellStart"/>
      <w:r w:rsidRPr="00155F30">
        <w:rPr>
          <w:color w:val="000000" w:themeColor="text1"/>
          <w:sz w:val="28"/>
          <w:lang w:val="en-US"/>
        </w:rPr>
        <w:t>досягати</w:t>
      </w:r>
      <w:proofErr w:type="spellEnd"/>
      <w:r w:rsidRPr="00155F30">
        <w:rPr>
          <w:color w:val="000000" w:themeColor="text1"/>
          <w:sz w:val="28"/>
          <w:lang w:val="en-US"/>
        </w:rPr>
        <w:t xml:space="preserve"> </w:t>
      </w:r>
      <w:proofErr w:type="spellStart"/>
      <w:r w:rsidRPr="00155F30">
        <w:rPr>
          <w:color w:val="000000" w:themeColor="text1"/>
          <w:sz w:val="28"/>
          <w:lang w:val="en-US"/>
        </w:rPr>
        <w:t>поставлених</w:t>
      </w:r>
      <w:proofErr w:type="spellEnd"/>
      <w:r w:rsidRPr="00155F30">
        <w:rPr>
          <w:color w:val="000000" w:themeColor="text1"/>
          <w:sz w:val="28"/>
          <w:lang w:val="en-US"/>
        </w:rPr>
        <w:t xml:space="preserve"> </w:t>
      </w:r>
      <w:proofErr w:type="spellStart"/>
      <w:r w:rsidRPr="00155F30">
        <w:rPr>
          <w:color w:val="000000" w:themeColor="text1"/>
          <w:sz w:val="28"/>
          <w:lang w:val="en-US"/>
        </w:rPr>
        <w:t>цілей</w:t>
      </w:r>
      <w:proofErr w:type="spellEnd"/>
      <w:r w:rsidRPr="00155F30">
        <w:rPr>
          <w:color w:val="000000" w:themeColor="text1"/>
          <w:sz w:val="28"/>
          <w:lang w:val="en-US"/>
        </w:rPr>
        <w:t xml:space="preserve"> </w:t>
      </w:r>
      <w:proofErr w:type="spellStart"/>
      <w:r w:rsidRPr="00155F30">
        <w:rPr>
          <w:color w:val="000000" w:themeColor="text1"/>
          <w:sz w:val="28"/>
          <w:lang w:val="en-US"/>
        </w:rPr>
        <w:t>слід</w:t>
      </w:r>
      <w:proofErr w:type="spellEnd"/>
      <w:r w:rsidRPr="00155F30">
        <w:rPr>
          <w:color w:val="000000" w:themeColor="text1"/>
          <w:sz w:val="28"/>
          <w:lang w:val="en-US"/>
        </w:rPr>
        <w:t xml:space="preserve"> </w:t>
      </w:r>
      <w:proofErr w:type="spellStart"/>
      <w:r w:rsidRPr="00155F30">
        <w:rPr>
          <w:color w:val="000000" w:themeColor="text1"/>
          <w:sz w:val="28"/>
          <w:lang w:val="en-US"/>
        </w:rPr>
        <w:t>розглянути</w:t>
      </w:r>
      <w:proofErr w:type="spellEnd"/>
      <w:r w:rsidRPr="00155F30">
        <w:rPr>
          <w:color w:val="000000" w:themeColor="text1"/>
          <w:sz w:val="28"/>
          <w:lang w:val="en-US"/>
        </w:rPr>
        <w:t xml:space="preserve"> </w:t>
      </w:r>
      <w:proofErr w:type="spellStart"/>
      <w:r w:rsidRPr="00155F30">
        <w:rPr>
          <w:color w:val="000000" w:themeColor="text1"/>
          <w:sz w:val="28"/>
          <w:lang w:val="en-US"/>
        </w:rPr>
        <w:t>показники</w:t>
      </w:r>
      <w:proofErr w:type="spellEnd"/>
      <w:r w:rsidRPr="00155F30">
        <w:rPr>
          <w:color w:val="000000" w:themeColor="text1"/>
          <w:sz w:val="28"/>
          <w:lang w:val="en-US"/>
        </w:rPr>
        <w:t xml:space="preserve"> </w:t>
      </w:r>
      <w:proofErr w:type="spellStart"/>
      <w:r w:rsidRPr="00155F30">
        <w:rPr>
          <w:color w:val="000000" w:themeColor="text1"/>
          <w:sz w:val="28"/>
          <w:lang w:val="en-US"/>
        </w:rPr>
        <w:t>рентабельності</w:t>
      </w:r>
      <w:proofErr w:type="spellEnd"/>
      <w:r w:rsidRPr="00155F30">
        <w:rPr>
          <w:color w:val="000000" w:themeColor="text1"/>
          <w:sz w:val="28"/>
          <w:lang w:val="en-US"/>
        </w:rPr>
        <w:t xml:space="preserve">. </w:t>
      </w:r>
      <w:r w:rsidR="008B32CD" w:rsidRPr="00155F30">
        <w:rPr>
          <w:color w:val="000000" w:themeColor="text1"/>
          <w:sz w:val="28"/>
          <w:lang w:val="en-US"/>
        </w:rPr>
        <w:t>[</w:t>
      </w:r>
      <w:r w:rsidR="00FE5E4A" w:rsidRPr="00155F30">
        <w:rPr>
          <w:color w:val="000000" w:themeColor="text1"/>
          <w:sz w:val="28"/>
          <w:lang w:val="en-US"/>
        </w:rPr>
        <w:t>10</w:t>
      </w:r>
      <w:r w:rsidR="008B32CD" w:rsidRPr="00155F30">
        <w:rPr>
          <w:color w:val="000000" w:themeColor="text1"/>
          <w:sz w:val="28"/>
          <w:lang w:val="en-US"/>
        </w:rPr>
        <w:t>]</w:t>
      </w:r>
    </w:p>
    <w:p w14:paraId="5379733D" w14:textId="77777777" w:rsidR="00E7145B" w:rsidRDefault="00E7145B">
      <w:pPr>
        <w:rPr>
          <w:b/>
          <w:bCs/>
          <w:color w:val="000000" w:themeColor="text1"/>
          <w:sz w:val="28"/>
          <w:lang w:val="uk-UA"/>
        </w:rPr>
        <w:sectPr w:rsidR="00E7145B" w:rsidSect="00E2784A">
          <w:pgSz w:w="11906" w:h="16838"/>
          <w:pgMar w:top="1134" w:right="567" w:bottom="1134" w:left="1701" w:header="709" w:footer="709" w:gutter="0"/>
          <w:cols w:space="708"/>
          <w:docGrid w:linePitch="360"/>
        </w:sectPr>
      </w:pPr>
    </w:p>
    <w:p w14:paraId="10B61D69" w14:textId="724DD1F7" w:rsidR="002B3AF0" w:rsidRPr="00E31828" w:rsidRDefault="00E7145B" w:rsidP="0018389A">
      <w:pPr>
        <w:spacing w:line="360" w:lineRule="auto"/>
        <w:ind w:left="284" w:firstLine="709"/>
        <w:jc w:val="both"/>
        <w:outlineLvl w:val="1"/>
        <w:rPr>
          <w:b/>
          <w:bCs/>
          <w:color w:val="000000" w:themeColor="text1"/>
          <w:sz w:val="28"/>
          <w:lang w:val="uk-UA"/>
        </w:rPr>
      </w:pPr>
      <w:bookmarkStart w:id="13" w:name="_Toc130335618"/>
      <w:r w:rsidRPr="00E31828">
        <w:rPr>
          <w:b/>
          <w:bCs/>
          <w:color w:val="000000" w:themeColor="text1"/>
          <w:sz w:val="28"/>
          <w:lang w:val="uk-UA"/>
        </w:rPr>
        <w:lastRenderedPageBreak/>
        <w:t xml:space="preserve">3.2. </w:t>
      </w:r>
      <w:r w:rsidR="00997DB2" w:rsidRPr="00E31828">
        <w:rPr>
          <w:b/>
          <w:bCs/>
          <w:color w:val="000000" w:themeColor="text1"/>
          <w:sz w:val="28"/>
          <w:lang w:val="uk-UA"/>
        </w:rPr>
        <w:t>Рекомендації щодо покращення стратегії формування цін на продукцію підприємства</w:t>
      </w:r>
      <w:bookmarkEnd w:id="13"/>
    </w:p>
    <w:p w14:paraId="48EB1558" w14:textId="7D9E9D2B" w:rsidR="002B3AF0" w:rsidRDefault="002B3AF0">
      <w:pPr>
        <w:rPr>
          <w:b/>
          <w:bCs/>
          <w:color w:val="000000" w:themeColor="text1"/>
          <w:sz w:val="28"/>
        </w:rPr>
      </w:pPr>
    </w:p>
    <w:p w14:paraId="49007068" w14:textId="0CF6DD2D" w:rsidR="002B3AF0" w:rsidRPr="00982BC4" w:rsidRDefault="006477F8" w:rsidP="00982BC4">
      <w:pPr>
        <w:spacing w:line="360" w:lineRule="auto"/>
        <w:ind w:left="283" w:firstLine="709"/>
        <w:jc w:val="both"/>
        <w:rPr>
          <w:color w:val="000000" w:themeColor="text1"/>
          <w:sz w:val="28"/>
          <w:lang w:val="uk-UA"/>
        </w:rPr>
      </w:pPr>
      <w:r w:rsidRPr="00982BC4">
        <w:rPr>
          <w:color w:val="000000" w:themeColor="text1"/>
          <w:sz w:val="28"/>
          <w:lang w:val="uk-UA"/>
        </w:rPr>
        <w:t>Опишемо процес покращення стратегії ціноутворення в наступних кроках:</w:t>
      </w:r>
    </w:p>
    <w:p w14:paraId="52AF6C75" w14:textId="77777777" w:rsidR="006549D9" w:rsidRPr="00982BC4" w:rsidRDefault="007B43ED"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r w:rsidRPr="0040079E">
        <w:rPr>
          <w:rFonts w:ascii="Times New Roman" w:hAnsi="Times New Roman" w:cs="Times New Roman"/>
          <w:b/>
          <w:bCs/>
          <w:color w:val="000000" w:themeColor="text1"/>
          <w:sz w:val="28"/>
        </w:rPr>
        <w:t>Аналіз ситуації</w:t>
      </w:r>
      <w:r w:rsidR="00F26418" w:rsidRPr="0040079E">
        <w:rPr>
          <w:rFonts w:ascii="Times New Roman" w:hAnsi="Times New Roman" w:cs="Times New Roman"/>
          <w:b/>
          <w:bCs/>
          <w:color w:val="000000" w:themeColor="text1"/>
          <w:sz w:val="28"/>
        </w:rPr>
        <w:t>.</w:t>
      </w:r>
      <w:r w:rsidR="00F26418" w:rsidRPr="00982BC4">
        <w:rPr>
          <w:rFonts w:ascii="Times New Roman" w:hAnsi="Times New Roman" w:cs="Times New Roman"/>
          <w:color w:val="000000" w:themeColor="text1"/>
          <w:sz w:val="28"/>
        </w:rPr>
        <w:t xml:space="preserve"> Спершу підприємство має оцінити поточну ситуацію стосовно її активів, </w:t>
      </w:r>
      <w:r w:rsidR="00D00A37" w:rsidRPr="00982BC4">
        <w:rPr>
          <w:rFonts w:ascii="Times New Roman" w:hAnsi="Times New Roman" w:cs="Times New Roman"/>
          <w:color w:val="000000" w:themeColor="text1"/>
          <w:sz w:val="28"/>
        </w:rPr>
        <w:t>конкуре</w:t>
      </w:r>
      <w:r w:rsidR="007B66DE" w:rsidRPr="00982BC4">
        <w:rPr>
          <w:rFonts w:ascii="Times New Roman" w:hAnsi="Times New Roman" w:cs="Times New Roman"/>
          <w:color w:val="000000" w:themeColor="text1"/>
          <w:sz w:val="28"/>
        </w:rPr>
        <w:t>н</w:t>
      </w:r>
      <w:r w:rsidR="00D00A37" w:rsidRPr="00982BC4">
        <w:rPr>
          <w:rFonts w:ascii="Times New Roman" w:hAnsi="Times New Roman" w:cs="Times New Roman"/>
          <w:color w:val="000000" w:themeColor="text1"/>
          <w:sz w:val="28"/>
        </w:rPr>
        <w:t xml:space="preserve">тоспроможності, </w:t>
      </w:r>
      <w:r w:rsidR="007B66DE" w:rsidRPr="00982BC4">
        <w:rPr>
          <w:rFonts w:ascii="Times New Roman" w:hAnsi="Times New Roman" w:cs="Times New Roman"/>
          <w:color w:val="000000" w:themeColor="text1"/>
          <w:sz w:val="28"/>
        </w:rPr>
        <w:t>заборгованості</w:t>
      </w:r>
      <w:r w:rsidR="007F2557" w:rsidRPr="00982BC4">
        <w:rPr>
          <w:rFonts w:ascii="Times New Roman" w:hAnsi="Times New Roman" w:cs="Times New Roman"/>
          <w:color w:val="000000" w:themeColor="text1"/>
          <w:sz w:val="28"/>
        </w:rPr>
        <w:t xml:space="preserve"> та іміджу підприємства </w:t>
      </w:r>
      <w:r w:rsidR="008B3A3A" w:rsidRPr="00982BC4">
        <w:rPr>
          <w:rFonts w:ascii="Times New Roman" w:hAnsi="Times New Roman" w:cs="Times New Roman"/>
          <w:color w:val="000000" w:themeColor="text1"/>
          <w:sz w:val="28"/>
        </w:rPr>
        <w:t>серед споживачів.</w:t>
      </w:r>
    </w:p>
    <w:p w14:paraId="59A109C2" w14:textId="441EB8A5" w:rsidR="006549D9" w:rsidRPr="00982BC4" w:rsidRDefault="006549D9"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40079E">
        <w:rPr>
          <w:rFonts w:ascii="Times New Roman" w:hAnsi="Times New Roman" w:cs="Times New Roman"/>
          <w:b/>
          <w:bCs/>
          <w:color w:val="000000" w:themeColor="text1"/>
          <w:sz w:val="28"/>
          <w:lang w:val="en-US"/>
        </w:rPr>
        <w:t>Визначення</w:t>
      </w:r>
      <w:proofErr w:type="spellEnd"/>
      <w:r w:rsidRPr="0040079E">
        <w:rPr>
          <w:rFonts w:ascii="Times New Roman" w:hAnsi="Times New Roman" w:cs="Times New Roman"/>
          <w:b/>
          <w:bCs/>
          <w:color w:val="000000" w:themeColor="text1"/>
          <w:sz w:val="28"/>
          <w:lang w:val="en-US"/>
        </w:rPr>
        <w:t xml:space="preserve"> </w:t>
      </w:r>
      <w:proofErr w:type="spellStart"/>
      <w:r w:rsidRPr="0040079E">
        <w:rPr>
          <w:rFonts w:ascii="Times New Roman" w:hAnsi="Times New Roman" w:cs="Times New Roman"/>
          <w:b/>
          <w:bCs/>
          <w:color w:val="000000" w:themeColor="text1"/>
          <w:sz w:val="28"/>
          <w:lang w:val="en-US"/>
        </w:rPr>
        <w:t>витрат</w:t>
      </w:r>
      <w:proofErr w:type="spellEnd"/>
      <w:r w:rsidR="0098785A" w:rsidRPr="0040079E">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r w:rsidR="009D4784">
        <w:rPr>
          <w:rFonts w:ascii="Times New Roman" w:hAnsi="Times New Roman" w:cs="Times New Roman"/>
          <w:color w:val="000000" w:themeColor="text1"/>
          <w:sz w:val="28"/>
        </w:rPr>
        <w:t>Необхідним кроком для компанії</w:t>
      </w:r>
      <w:r w:rsidR="00A54C20">
        <w:rPr>
          <w:rFonts w:ascii="Times New Roman" w:hAnsi="Times New Roman" w:cs="Times New Roman"/>
          <w:color w:val="000000" w:themeColor="text1"/>
          <w:sz w:val="28"/>
        </w:rPr>
        <w:t xml:space="preserve"> є</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визначити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пов'язані</w:t>
      </w:r>
      <w:proofErr w:type="spellEnd"/>
      <w:r w:rsidRPr="00982BC4">
        <w:rPr>
          <w:rFonts w:ascii="Times New Roman" w:hAnsi="Times New Roman" w:cs="Times New Roman"/>
          <w:color w:val="000000" w:themeColor="text1"/>
          <w:sz w:val="28"/>
          <w:lang w:val="en-US"/>
        </w:rPr>
        <w:t xml:space="preserve"> з </w:t>
      </w:r>
      <w:proofErr w:type="spellStart"/>
      <w:r w:rsidRPr="00982BC4">
        <w:rPr>
          <w:rFonts w:ascii="Times New Roman" w:hAnsi="Times New Roman" w:cs="Times New Roman"/>
          <w:color w:val="000000" w:themeColor="text1"/>
          <w:sz w:val="28"/>
          <w:lang w:val="en-US"/>
        </w:rPr>
        <w:t>виробництвом</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продажем</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продукції</w:t>
      </w:r>
      <w:proofErr w:type="spellEnd"/>
      <w:r w:rsidRPr="00982BC4">
        <w:rPr>
          <w:rFonts w:ascii="Times New Roman" w:hAnsi="Times New Roman" w:cs="Times New Roman"/>
          <w:color w:val="000000" w:themeColor="text1"/>
          <w:sz w:val="28"/>
          <w:lang w:val="en-US"/>
        </w:rPr>
        <w:t xml:space="preserve">. </w:t>
      </w:r>
      <w:r w:rsidR="00177E51">
        <w:rPr>
          <w:rFonts w:ascii="Times New Roman" w:hAnsi="Times New Roman" w:cs="Times New Roman"/>
          <w:color w:val="000000" w:themeColor="text1"/>
          <w:sz w:val="28"/>
        </w:rPr>
        <w:t>А саме</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сировину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обладнання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працю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транспортування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рекламу</w:t>
      </w:r>
      <w:proofErr w:type="spellEnd"/>
      <w:r w:rsidRPr="00982BC4">
        <w:rPr>
          <w:rFonts w:ascii="Times New Roman" w:hAnsi="Times New Roman" w:cs="Times New Roman"/>
          <w:color w:val="000000" w:themeColor="text1"/>
          <w:sz w:val="28"/>
          <w:lang w:val="en-US"/>
        </w:rPr>
        <w:t>.</w:t>
      </w:r>
    </w:p>
    <w:p w14:paraId="1331BDF3" w14:textId="3D6BE01C" w:rsidR="000962F3" w:rsidRDefault="006549D9"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743583">
        <w:rPr>
          <w:rFonts w:ascii="Times New Roman" w:hAnsi="Times New Roman" w:cs="Times New Roman"/>
          <w:b/>
          <w:bCs/>
          <w:color w:val="000000" w:themeColor="text1"/>
          <w:sz w:val="28"/>
          <w:lang w:val="en-US"/>
        </w:rPr>
        <w:t>Розробка</w:t>
      </w:r>
      <w:proofErr w:type="spellEnd"/>
      <w:r w:rsidRPr="00743583">
        <w:rPr>
          <w:rFonts w:ascii="Times New Roman" w:hAnsi="Times New Roman" w:cs="Times New Roman"/>
          <w:b/>
          <w:bCs/>
          <w:color w:val="000000" w:themeColor="text1"/>
          <w:sz w:val="28"/>
          <w:lang w:val="en-US"/>
        </w:rPr>
        <w:t xml:space="preserve"> </w:t>
      </w:r>
      <w:proofErr w:type="spellStart"/>
      <w:r w:rsidRPr="00743583">
        <w:rPr>
          <w:rFonts w:ascii="Times New Roman" w:hAnsi="Times New Roman" w:cs="Times New Roman"/>
          <w:b/>
          <w:bCs/>
          <w:color w:val="000000" w:themeColor="text1"/>
          <w:sz w:val="28"/>
          <w:lang w:val="en-US"/>
        </w:rPr>
        <w:t>стратегій</w:t>
      </w:r>
      <w:proofErr w:type="spellEnd"/>
      <w:r w:rsidRPr="00743583">
        <w:rPr>
          <w:rFonts w:ascii="Times New Roman" w:hAnsi="Times New Roman" w:cs="Times New Roman"/>
          <w:b/>
          <w:bCs/>
          <w:color w:val="000000" w:themeColor="text1"/>
          <w:sz w:val="28"/>
          <w:lang w:val="en-US"/>
        </w:rPr>
        <w:t xml:space="preserve"> </w:t>
      </w:r>
      <w:proofErr w:type="spellStart"/>
      <w:r w:rsidRPr="00743583">
        <w:rPr>
          <w:rFonts w:ascii="Times New Roman" w:hAnsi="Times New Roman" w:cs="Times New Roman"/>
          <w:b/>
          <w:bCs/>
          <w:color w:val="000000" w:themeColor="text1"/>
          <w:sz w:val="28"/>
          <w:lang w:val="en-US"/>
        </w:rPr>
        <w:t>ціноутворення</w:t>
      </w:r>
      <w:proofErr w:type="spellEnd"/>
      <w:r w:rsidR="00743583" w:rsidRPr="00743583">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Після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встановлення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підприємство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повинно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розробити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стратегії</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ціноутворення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Це</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може</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включати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розробку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пакетів</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пропозицій</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знижок</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обсяг</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промо-кодів</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інших</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стратегій</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які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допоможуть</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збільшити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продажі</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збільшити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прибуток</w:t>
      </w:r>
      <w:proofErr w:type="spellEnd"/>
      <w:r w:rsidRPr="00982BC4">
        <w:rPr>
          <w:rFonts w:ascii="Times New Roman" w:hAnsi="Times New Roman" w:cs="Times New Roman"/>
          <w:color w:val="000000" w:themeColor="text1"/>
          <w:sz w:val="28"/>
          <w:lang w:val="en-US"/>
        </w:rPr>
        <w:t>.</w:t>
      </w:r>
    </w:p>
    <w:p w14:paraId="7E139131" w14:textId="3C2BCD21" w:rsidR="00E51EE1" w:rsidRPr="00866D4F" w:rsidRDefault="00E51EE1" w:rsidP="00866D4F">
      <w:pPr>
        <w:pStyle w:val="ListParagraph"/>
        <w:numPr>
          <w:ilvl w:val="0"/>
          <w:numId w:val="12"/>
        </w:numPr>
        <w:spacing w:line="360" w:lineRule="auto"/>
        <w:ind w:left="283" w:firstLine="709"/>
        <w:jc w:val="both"/>
        <w:rPr>
          <w:rFonts w:ascii="Times New Roman" w:hAnsi="Times New Roman" w:cs="Times New Roman"/>
          <w:color w:val="000000" w:themeColor="text1"/>
          <w:sz w:val="28"/>
          <w:lang w:val="en-US"/>
        </w:rPr>
      </w:pPr>
      <w:proofErr w:type="spellStart"/>
      <w:r w:rsidRPr="00156277">
        <w:rPr>
          <w:rFonts w:ascii="Times New Roman" w:hAnsi="Times New Roman" w:cs="Times New Roman"/>
          <w:b/>
          <w:bCs/>
          <w:color w:val="000000" w:themeColor="text1"/>
          <w:sz w:val="28"/>
          <w:lang w:val="en-US"/>
        </w:rPr>
        <w:t>Встановлення</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цін</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на</w:t>
      </w:r>
      <w:proofErr w:type="spellEnd"/>
      <w:r w:rsidRPr="00156277">
        <w:rPr>
          <w:rFonts w:ascii="Times New Roman" w:hAnsi="Times New Roman" w:cs="Times New Roman"/>
          <w:b/>
          <w:bCs/>
          <w:color w:val="000000" w:themeColor="text1"/>
          <w:sz w:val="28"/>
          <w:lang w:val="en-US"/>
        </w:rPr>
        <w:t xml:space="preserve"> </w:t>
      </w:r>
      <w:proofErr w:type="spellStart"/>
      <w:r w:rsidRPr="00156277">
        <w:rPr>
          <w:rFonts w:ascii="Times New Roman" w:hAnsi="Times New Roman" w:cs="Times New Roman"/>
          <w:b/>
          <w:bCs/>
          <w:color w:val="000000" w:themeColor="text1"/>
          <w:sz w:val="28"/>
          <w:lang w:val="en-US"/>
        </w:rPr>
        <w:t>продукцію</w:t>
      </w:r>
      <w:proofErr w:type="spellEnd"/>
      <w:r>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Після</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оцінки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w:t>
      </w:r>
      <w:proofErr w:type="spellEnd"/>
      <w:r w:rsidRPr="00982BC4">
        <w:rPr>
          <w:rFonts w:ascii="Times New Roman" w:hAnsi="Times New Roman" w:cs="Times New Roman"/>
          <w:color w:val="000000" w:themeColor="text1"/>
          <w:sz w:val="28"/>
          <w:lang w:val="en-US"/>
        </w:rPr>
        <w:t xml:space="preserve"> </w:t>
      </w:r>
      <w:r w:rsidR="004740BB">
        <w:rPr>
          <w:rFonts w:ascii="Times New Roman" w:hAnsi="Times New Roman" w:cs="Times New Roman"/>
          <w:color w:val="000000" w:themeColor="text1"/>
          <w:sz w:val="28"/>
        </w:rPr>
        <w:t>та розробки ефективної стратегії</w:t>
      </w:r>
      <w:r w:rsidR="00201A92">
        <w:rPr>
          <w:rFonts w:ascii="Times New Roman" w:hAnsi="Times New Roman" w:cs="Times New Roman"/>
          <w:color w:val="000000" w:themeColor="text1"/>
          <w:sz w:val="28"/>
        </w:rPr>
        <w:t xml:space="preserve">, підприємство </w:t>
      </w:r>
      <w:proofErr w:type="spellStart"/>
      <w:r w:rsidRPr="00982BC4">
        <w:rPr>
          <w:rFonts w:ascii="Times New Roman" w:hAnsi="Times New Roman" w:cs="Times New Roman"/>
          <w:color w:val="000000" w:themeColor="text1"/>
          <w:sz w:val="28"/>
          <w:lang w:val="en-US"/>
        </w:rPr>
        <w:t>повинно</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встановити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свою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продукцію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Ціна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повинна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враховувати</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витрати</w:t>
      </w:r>
      <w:proofErr w:type="spellEnd"/>
      <w:r w:rsidRPr="00982BC4">
        <w:rPr>
          <w:rFonts w:ascii="Times New Roman" w:hAnsi="Times New Roman" w:cs="Times New Roman"/>
          <w:color w:val="000000" w:themeColor="text1"/>
          <w:sz w:val="28"/>
          <w:lang w:val="en-US"/>
        </w:rPr>
        <w:t xml:space="preserve">, а </w:t>
      </w:r>
      <w:proofErr w:type="spellStart"/>
      <w:r w:rsidRPr="00982BC4">
        <w:rPr>
          <w:rFonts w:ascii="Times New Roman" w:hAnsi="Times New Roman" w:cs="Times New Roman"/>
          <w:color w:val="000000" w:themeColor="text1"/>
          <w:sz w:val="28"/>
          <w:lang w:val="en-US"/>
        </w:rPr>
        <w:t>також</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конкурентну</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ситуацію</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та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попит</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на</w:t>
      </w:r>
      <w:proofErr w:type="spellEnd"/>
      <w:r w:rsidRPr="00982BC4">
        <w:rPr>
          <w:rFonts w:ascii="Times New Roman" w:hAnsi="Times New Roman" w:cs="Times New Roman"/>
          <w:color w:val="000000" w:themeColor="text1"/>
          <w:sz w:val="28"/>
          <w:lang w:val="en-US"/>
        </w:rPr>
        <w:t xml:space="preserve"> </w:t>
      </w:r>
      <w:proofErr w:type="spellStart"/>
      <w:r w:rsidRPr="00982BC4">
        <w:rPr>
          <w:rFonts w:ascii="Times New Roman" w:hAnsi="Times New Roman" w:cs="Times New Roman"/>
          <w:color w:val="000000" w:themeColor="text1"/>
          <w:sz w:val="28"/>
          <w:lang w:val="en-US"/>
        </w:rPr>
        <w:t>ринку</w:t>
      </w:r>
      <w:proofErr w:type="spellEnd"/>
      <w:r w:rsidRPr="00982BC4">
        <w:rPr>
          <w:rFonts w:ascii="Times New Roman" w:hAnsi="Times New Roman" w:cs="Times New Roman"/>
          <w:color w:val="000000" w:themeColor="text1"/>
          <w:sz w:val="28"/>
          <w:lang w:val="en-US"/>
        </w:rPr>
        <w:t xml:space="preserve">. </w:t>
      </w:r>
      <w:r w:rsidR="002B6D08">
        <w:rPr>
          <w:rFonts w:ascii="Times New Roman" w:hAnsi="Times New Roman" w:cs="Times New Roman"/>
          <w:color w:val="000000" w:themeColor="text1"/>
          <w:sz w:val="28"/>
        </w:rPr>
        <w:t>При створенні власної стратегії та безпосередньо встановленні цін важливим є аналіз стратегій конкурентів</w:t>
      </w:r>
      <w:r w:rsidR="00AE4910">
        <w:rPr>
          <w:rFonts w:ascii="Times New Roman" w:hAnsi="Times New Roman" w:cs="Times New Roman"/>
          <w:color w:val="000000" w:themeColor="text1"/>
          <w:sz w:val="28"/>
        </w:rPr>
        <w:t>.</w:t>
      </w:r>
    </w:p>
    <w:p w14:paraId="5725899B" w14:textId="58D09558" w:rsidR="002B3AF0" w:rsidRPr="00982BC4" w:rsidRDefault="001F2163"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rPr>
      </w:pPr>
      <w:r w:rsidRPr="005C190F">
        <w:rPr>
          <w:rFonts w:ascii="Times New Roman" w:hAnsi="Times New Roman" w:cs="Times New Roman"/>
          <w:b/>
          <w:bCs/>
          <w:color w:val="000000" w:themeColor="text1"/>
          <w:sz w:val="28"/>
        </w:rPr>
        <w:t>Відстеження результаті</w:t>
      </w:r>
      <w:r w:rsidR="00C207E0" w:rsidRPr="005C190F">
        <w:rPr>
          <w:rFonts w:ascii="Times New Roman" w:hAnsi="Times New Roman" w:cs="Times New Roman"/>
          <w:b/>
          <w:bCs/>
          <w:color w:val="000000" w:themeColor="text1"/>
          <w:sz w:val="28"/>
        </w:rPr>
        <w:t>в.</w:t>
      </w:r>
      <w:r w:rsidRPr="00982BC4">
        <w:rPr>
          <w:rFonts w:ascii="Times New Roman" w:hAnsi="Times New Roman" w:cs="Times New Roman"/>
          <w:color w:val="000000" w:themeColor="text1"/>
          <w:sz w:val="28"/>
        </w:rPr>
        <w:t xml:space="preserve"> Підприємство повинно постійно відстежувати результати своєї діяльності.</w:t>
      </w:r>
      <w:r w:rsidR="004A4089">
        <w:rPr>
          <w:rFonts w:ascii="Times New Roman" w:hAnsi="Times New Roman" w:cs="Times New Roman"/>
          <w:color w:val="000000" w:themeColor="text1"/>
          <w:sz w:val="28"/>
        </w:rPr>
        <w:t xml:space="preserve"> Компанія має проводити регулярний моніторинг зміни факторів та показників</w:t>
      </w:r>
      <w:r w:rsidR="004F4800">
        <w:rPr>
          <w:rFonts w:ascii="Times New Roman" w:hAnsi="Times New Roman" w:cs="Times New Roman"/>
          <w:color w:val="000000" w:themeColor="text1"/>
          <w:sz w:val="28"/>
        </w:rPr>
        <w:t xml:space="preserve">, таких як </w:t>
      </w:r>
      <w:r w:rsidRPr="00982BC4">
        <w:rPr>
          <w:rFonts w:ascii="Times New Roman" w:hAnsi="Times New Roman" w:cs="Times New Roman"/>
          <w:color w:val="000000" w:themeColor="text1"/>
          <w:sz w:val="28"/>
        </w:rPr>
        <w:t>ана</w:t>
      </w:r>
      <w:r w:rsidR="00CC4C00">
        <w:rPr>
          <w:rFonts w:ascii="Times New Roman" w:hAnsi="Times New Roman" w:cs="Times New Roman"/>
          <w:color w:val="000000" w:themeColor="text1"/>
          <w:sz w:val="28"/>
        </w:rPr>
        <w:t>лі</w:t>
      </w:r>
      <w:r w:rsidR="0065530B" w:rsidRPr="00982BC4">
        <w:rPr>
          <w:rFonts w:ascii="Times New Roman" w:hAnsi="Times New Roman" w:cs="Times New Roman"/>
          <w:color w:val="000000" w:themeColor="text1"/>
          <w:sz w:val="28"/>
        </w:rPr>
        <w:t>тик</w:t>
      </w:r>
      <w:r w:rsidR="004F4800">
        <w:rPr>
          <w:rFonts w:ascii="Times New Roman" w:hAnsi="Times New Roman" w:cs="Times New Roman"/>
          <w:color w:val="000000" w:themeColor="text1"/>
          <w:sz w:val="28"/>
        </w:rPr>
        <w:t>а</w:t>
      </w:r>
      <w:r w:rsidR="0065530B" w:rsidRPr="00982BC4">
        <w:rPr>
          <w:rFonts w:ascii="Times New Roman" w:hAnsi="Times New Roman" w:cs="Times New Roman"/>
          <w:color w:val="000000" w:themeColor="text1"/>
          <w:sz w:val="28"/>
        </w:rPr>
        <w:t xml:space="preserve"> продажів, прибуток, оцінк</w:t>
      </w:r>
      <w:r w:rsidR="004F4800">
        <w:rPr>
          <w:rFonts w:ascii="Times New Roman" w:hAnsi="Times New Roman" w:cs="Times New Roman"/>
          <w:color w:val="000000" w:themeColor="text1"/>
          <w:sz w:val="28"/>
        </w:rPr>
        <w:t>а</w:t>
      </w:r>
      <w:r w:rsidR="0065530B" w:rsidRPr="00982BC4">
        <w:rPr>
          <w:rFonts w:ascii="Times New Roman" w:hAnsi="Times New Roman" w:cs="Times New Roman"/>
          <w:color w:val="000000" w:themeColor="text1"/>
          <w:sz w:val="28"/>
        </w:rPr>
        <w:t xml:space="preserve"> ефективності стратегій ціноутворення та зміни в ринковій ситуації.</w:t>
      </w:r>
    </w:p>
    <w:p w14:paraId="6D9E6C00" w14:textId="78EE7D76" w:rsidR="00730421" w:rsidRDefault="00730421" w:rsidP="00982BC4">
      <w:pPr>
        <w:pStyle w:val="ListParagraph"/>
        <w:numPr>
          <w:ilvl w:val="0"/>
          <w:numId w:val="12"/>
        </w:numPr>
        <w:spacing w:line="360" w:lineRule="auto"/>
        <w:ind w:left="283" w:firstLine="709"/>
        <w:jc w:val="both"/>
        <w:rPr>
          <w:rFonts w:ascii="Times New Roman" w:hAnsi="Times New Roman" w:cs="Times New Roman"/>
          <w:color w:val="000000" w:themeColor="text1"/>
          <w:sz w:val="28"/>
        </w:rPr>
      </w:pPr>
      <w:r w:rsidRPr="00C36F92">
        <w:rPr>
          <w:rFonts w:ascii="Times New Roman" w:hAnsi="Times New Roman" w:cs="Times New Roman"/>
          <w:b/>
          <w:bCs/>
          <w:color w:val="000000" w:themeColor="text1"/>
          <w:sz w:val="28"/>
        </w:rPr>
        <w:t>Вдосконалення процесу</w:t>
      </w:r>
      <w:r w:rsidR="00C36F92" w:rsidRPr="00C36F92">
        <w:rPr>
          <w:rFonts w:ascii="Times New Roman" w:hAnsi="Times New Roman" w:cs="Times New Roman"/>
          <w:b/>
          <w:bCs/>
          <w:color w:val="000000" w:themeColor="text1"/>
          <w:sz w:val="28"/>
        </w:rPr>
        <w:t>.</w:t>
      </w:r>
      <w:r w:rsidRPr="00982BC4">
        <w:rPr>
          <w:rFonts w:ascii="Times New Roman" w:hAnsi="Times New Roman" w:cs="Times New Roman"/>
          <w:color w:val="000000" w:themeColor="text1"/>
          <w:sz w:val="28"/>
        </w:rPr>
        <w:t xml:space="preserve"> </w:t>
      </w:r>
      <w:r w:rsidR="004256BB">
        <w:rPr>
          <w:rFonts w:ascii="Times New Roman" w:hAnsi="Times New Roman" w:cs="Times New Roman"/>
          <w:color w:val="000000" w:themeColor="text1"/>
          <w:sz w:val="28"/>
        </w:rPr>
        <w:t>Даний етап полягає в тому, аби</w:t>
      </w:r>
      <w:r w:rsidRPr="00982BC4">
        <w:rPr>
          <w:rFonts w:ascii="Times New Roman" w:hAnsi="Times New Roman" w:cs="Times New Roman"/>
          <w:color w:val="000000" w:themeColor="text1"/>
          <w:sz w:val="28"/>
        </w:rPr>
        <w:t xml:space="preserve"> вдосконалити процес </w:t>
      </w:r>
      <w:r w:rsidR="004256BB">
        <w:rPr>
          <w:rFonts w:ascii="Times New Roman" w:hAnsi="Times New Roman" w:cs="Times New Roman"/>
          <w:color w:val="000000" w:themeColor="text1"/>
          <w:sz w:val="28"/>
        </w:rPr>
        <w:t>створення та втілення стратегії формування цін компанії</w:t>
      </w:r>
      <w:r w:rsidRPr="00982BC4">
        <w:rPr>
          <w:rFonts w:ascii="Times New Roman" w:hAnsi="Times New Roman" w:cs="Times New Roman"/>
          <w:color w:val="000000" w:themeColor="text1"/>
          <w:sz w:val="28"/>
        </w:rPr>
        <w:t>.</w:t>
      </w:r>
      <w:r w:rsidR="008262AA">
        <w:rPr>
          <w:rFonts w:ascii="Times New Roman" w:hAnsi="Times New Roman" w:cs="Times New Roman"/>
          <w:color w:val="000000" w:themeColor="text1"/>
          <w:sz w:val="28"/>
        </w:rPr>
        <w:t xml:space="preserve"> Відповідальні за це працівники можуть регулярно здійснювати </w:t>
      </w:r>
      <w:r w:rsidR="00E21474">
        <w:rPr>
          <w:rFonts w:ascii="Times New Roman" w:hAnsi="Times New Roman" w:cs="Times New Roman"/>
          <w:color w:val="000000" w:themeColor="text1"/>
          <w:sz w:val="28"/>
        </w:rPr>
        <w:t xml:space="preserve">перегляд </w:t>
      </w:r>
      <w:proofErr w:type="spellStart"/>
      <w:r w:rsidR="00E21474">
        <w:rPr>
          <w:rFonts w:ascii="Times New Roman" w:hAnsi="Times New Roman" w:cs="Times New Roman"/>
          <w:color w:val="000000" w:themeColor="text1"/>
          <w:sz w:val="28"/>
        </w:rPr>
        <w:t>методик</w:t>
      </w:r>
      <w:proofErr w:type="spellEnd"/>
      <w:r w:rsidR="00E21474">
        <w:rPr>
          <w:rFonts w:ascii="Times New Roman" w:hAnsi="Times New Roman" w:cs="Times New Roman"/>
          <w:color w:val="000000" w:themeColor="text1"/>
          <w:sz w:val="28"/>
        </w:rPr>
        <w:t xml:space="preserve"> та </w:t>
      </w:r>
      <w:r w:rsidR="00421912">
        <w:rPr>
          <w:rFonts w:ascii="Times New Roman" w:hAnsi="Times New Roman" w:cs="Times New Roman"/>
          <w:color w:val="000000" w:themeColor="text1"/>
          <w:sz w:val="28"/>
        </w:rPr>
        <w:t xml:space="preserve">способів створення стратегії, слідкуючи за актуальними публікаціями науковців, що дозволить їх методам бути сучасними та </w:t>
      </w:r>
      <w:r w:rsidR="00421912">
        <w:rPr>
          <w:rFonts w:ascii="Times New Roman" w:hAnsi="Times New Roman" w:cs="Times New Roman"/>
          <w:color w:val="000000" w:themeColor="text1"/>
          <w:sz w:val="28"/>
        </w:rPr>
        <w:lastRenderedPageBreak/>
        <w:t>відповідно більш ефективними</w:t>
      </w:r>
      <w:r w:rsidR="006D1382">
        <w:rPr>
          <w:rFonts w:ascii="Times New Roman" w:hAnsi="Times New Roman" w:cs="Times New Roman"/>
          <w:color w:val="000000" w:themeColor="text1"/>
          <w:sz w:val="28"/>
        </w:rPr>
        <w:t>.</w:t>
      </w:r>
      <w:r w:rsidRPr="00982BC4">
        <w:rPr>
          <w:rFonts w:ascii="Times New Roman" w:hAnsi="Times New Roman" w:cs="Times New Roman"/>
          <w:color w:val="000000" w:themeColor="text1"/>
          <w:sz w:val="28"/>
        </w:rPr>
        <w:t xml:space="preserve"> </w:t>
      </w:r>
      <w:r w:rsidR="000533A3">
        <w:rPr>
          <w:rFonts w:ascii="Times New Roman" w:hAnsi="Times New Roman" w:cs="Times New Roman"/>
          <w:color w:val="000000" w:themeColor="text1"/>
          <w:sz w:val="28"/>
        </w:rPr>
        <w:t xml:space="preserve">Як приклад, </w:t>
      </w:r>
      <w:r w:rsidR="00F4630A">
        <w:rPr>
          <w:rFonts w:ascii="Times New Roman" w:hAnsi="Times New Roman" w:cs="Times New Roman"/>
          <w:color w:val="000000" w:themeColor="text1"/>
          <w:sz w:val="28"/>
        </w:rPr>
        <w:t xml:space="preserve">створення програмного забезпечення, яке матиме універсальний шаблон із необхідними факторами, які можна змінити, оскільки </w:t>
      </w:r>
      <w:r w:rsidR="00A23FC9">
        <w:rPr>
          <w:rFonts w:ascii="Times New Roman" w:hAnsi="Times New Roman" w:cs="Times New Roman"/>
          <w:color w:val="000000" w:themeColor="text1"/>
          <w:sz w:val="28"/>
        </w:rPr>
        <w:t xml:space="preserve">компанії мають бути дуже </w:t>
      </w:r>
      <w:r w:rsidR="008A74BE">
        <w:rPr>
          <w:rFonts w:ascii="Times New Roman" w:hAnsi="Times New Roman" w:cs="Times New Roman"/>
          <w:color w:val="000000" w:themeColor="text1"/>
          <w:sz w:val="28"/>
        </w:rPr>
        <w:t>гнучкими</w:t>
      </w:r>
      <w:r w:rsidR="00A23FC9">
        <w:rPr>
          <w:rFonts w:ascii="Times New Roman" w:hAnsi="Times New Roman" w:cs="Times New Roman"/>
          <w:color w:val="000000" w:themeColor="text1"/>
          <w:sz w:val="28"/>
        </w:rPr>
        <w:t xml:space="preserve"> та швидкими в </w:t>
      </w:r>
      <w:r w:rsidR="008A74BE">
        <w:rPr>
          <w:rFonts w:ascii="Times New Roman" w:hAnsi="Times New Roman" w:cs="Times New Roman"/>
          <w:color w:val="000000" w:themeColor="text1"/>
          <w:sz w:val="28"/>
        </w:rPr>
        <w:t xml:space="preserve">змінах, адже вони постійно знаходяться в динамічних змінах умов ринку, </w:t>
      </w:r>
      <w:r w:rsidR="00284A1A">
        <w:rPr>
          <w:rFonts w:ascii="Times New Roman" w:hAnsi="Times New Roman" w:cs="Times New Roman"/>
          <w:color w:val="000000" w:themeColor="text1"/>
          <w:sz w:val="28"/>
        </w:rPr>
        <w:t>цін на сировину, палива та інфляції.</w:t>
      </w:r>
    </w:p>
    <w:p w14:paraId="7F11846F" w14:textId="7B7B2774" w:rsidR="00B554C4" w:rsidRPr="00B554C4" w:rsidRDefault="00B554C4" w:rsidP="00B554C4">
      <w:pPr>
        <w:pStyle w:val="ListParagraph"/>
        <w:spacing w:line="360" w:lineRule="auto"/>
        <w:ind w:left="283" w:firstLine="709"/>
        <w:jc w:val="both"/>
        <w:rPr>
          <w:rFonts w:ascii="Times New Roman" w:hAnsi="Times New Roman" w:cs="Times New Roman"/>
          <w:color w:val="000000" w:themeColor="text1"/>
          <w:sz w:val="28"/>
        </w:rPr>
      </w:pPr>
      <w:r w:rsidRPr="00B554C4">
        <w:rPr>
          <w:rFonts w:ascii="Times New Roman" w:hAnsi="Times New Roman" w:cs="Times New Roman"/>
          <w:color w:val="000000" w:themeColor="text1"/>
          <w:sz w:val="28"/>
        </w:rPr>
        <w:t xml:space="preserve">Одним із найважливіших аспектів формування ціни є </w:t>
      </w:r>
      <w:proofErr w:type="spellStart"/>
      <w:r w:rsidRPr="00B554C4">
        <w:rPr>
          <w:rFonts w:ascii="Times New Roman" w:hAnsi="Times New Roman" w:cs="Times New Roman"/>
          <w:color w:val="000000" w:themeColor="text1"/>
          <w:sz w:val="28"/>
        </w:rPr>
        <w:t>підлашт</w:t>
      </w:r>
      <w:r w:rsidR="00991707">
        <w:rPr>
          <w:rFonts w:ascii="Times New Roman" w:hAnsi="Times New Roman" w:cs="Times New Roman"/>
          <w:color w:val="000000" w:themeColor="text1"/>
          <w:sz w:val="28"/>
        </w:rPr>
        <w:t>ов</w:t>
      </w:r>
      <w:r w:rsidRPr="00B554C4">
        <w:rPr>
          <w:rFonts w:ascii="Times New Roman" w:hAnsi="Times New Roman" w:cs="Times New Roman"/>
          <w:color w:val="000000" w:themeColor="text1"/>
          <w:sz w:val="28"/>
        </w:rPr>
        <w:t>ування</w:t>
      </w:r>
      <w:proofErr w:type="spellEnd"/>
      <w:r w:rsidRPr="00B554C4">
        <w:rPr>
          <w:rFonts w:ascii="Times New Roman" w:hAnsi="Times New Roman" w:cs="Times New Roman"/>
          <w:color w:val="000000" w:themeColor="text1"/>
          <w:sz w:val="28"/>
        </w:rPr>
        <w:t xml:space="preserve"> під ринок збуту, тобто під споживачів</w:t>
      </w:r>
      <w:r w:rsidR="00FD763A">
        <w:rPr>
          <w:rFonts w:ascii="Times New Roman" w:hAnsi="Times New Roman" w:cs="Times New Roman"/>
          <w:color w:val="000000" w:themeColor="text1"/>
          <w:sz w:val="28"/>
        </w:rPr>
        <w:t>, і в силу цього необхідно постійно аналізувати потреби клієнтів та їх спроможність і попит на ті чи інші продукти та послуги.</w:t>
      </w:r>
      <w:r w:rsidR="00AA1DEF">
        <w:rPr>
          <w:rFonts w:ascii="Times New Roman" w:hAnsi="Times New Roman" w:cs="Times New Roman"/>
          <w:color w:val="000000" w:themeColor="text1"/>
          <w:sz w:val="28"/>
        </w:rPr>
        <w:t xml:space="preserve"> В даному питанні важливо утримувати межу між конкурентною ціною і лояльністю клієнтів та бажанням збільшення чистого заробітку від реалізації</w:t>
      </w:r>
      <w:r w:rsidR="000F57A8">
        <w:rPr>
          <w:rFonts w:ascii="Times New Roman" w:hAnsi="Times New Roman" w:cs="Times New Roman"/>
          <w:color w:val="000000" w:themeColor="text1"/>
          <w:sz w:val="28"/>
        </w:rPr>
        <w:t>.</w:t>
      </w:r>
      <w:r w:rsidR="002B4715">
        <w:rPr>
          <w:rFonts w:ascii="Times New Roman" w:hAnsi="Times New Roman" w:cs="Times New Roman"/>
          <w:color w:val="000000" w:themeColor="text1"/>
          <w:sz w:val="28"/>
        </w:rPr>
        <w:t xml:space="preserve"> Таким чином врахування потреб клієнтів</w:t>
      </w:r>
      <w:r w:rsidR="00FD6915">
        <w:rPr>
          <w:rFonts w:ascii="Times New Roman" w:hAnsi="Times New Roman" w:cs="Times New Roman"/>
          <w:color w:val="000000" w:themeColor="text1"/>
          <w:sz w:val="28"/>
        </w:rPr>
        <w:t xml:space="preserve"> та відслідковування тенденцій серед покупців</w:t>
      </w:r>
      <w:r w:rsidR="002B4715">
        <w:rPr>
          <w:rFonts w:ascii="Times New Roman" w:hAnsi="Times New Roman" w:cs="Times New Roman"/>
          <w:color w:val="000000" w:themeColor="text1"/>
          <w:sz w:val="28"/>
        </w:rPr>
        <w:t xml:space="preserve"> є </w:t>
      </w:r>
      <w:proofErr w:type="spellStart"/>
      <w:r w:rsidR="002B4715">
        <w:rPr>
          <w:rFonts w:ascii="Times New Roman" w:hAnsi="Times New Roman" w:cs="Times New Roman"/>
          <w:color w:val="000000" w:themeColor="text1"/>
          <w:sz w:val="28"/>
        </w:rPr>
        <w:t>невідʼємною</w:t>
      </w:r>
      <w:proofErr w:type="spellEnd"/>
      <w:r w:rsidR="002B4715">
        <w:rPr>
          <w:rFonts w:ascii="Times New Roman" w:hAnsi="Times New Roman" w:cs="Times New Roman"/>
          <w:color w:val="000000" w:themeColor="text1"/>
          <w:sz w:val="28"/>
        </w:rPr>
        <w:t xml:space="preserve"> частиною формування цін</w:t>
      </w:r>
      <w:r w:rsidR="003C09ED">
        <w:rPr>
          <w:rFonts w:ascii="Times New Roman" w:hAnsi="Times New Roman" w:cs="Times New Roman"/>
          <w:color w:val="000000" w:themeColor="text1"/>
          <w:sz w:val="28"/>
        </w:rPr>
        <w:t xml:space="preserve"> на будь-якому підприємстві.</w:t>
      </w:r>
    </w:p>
    <w:p w14:paraId="1A05C8E5" w14:textId="3706F8BF" w:rsidR="00726270" w:rsidRPr="00982BC4" w:rsidRDefault="00726270" w:rsidP="00982BC4">
      <w:pPr>
        <w:spacing w:line="360" w:lineRule="auto"/>
        <w:ind w:left="283" w:firstLine="709"/>
        <w:jc w:val="both"/>
        <w:rPr>
          <w:color w:val="000000" w:themeColor="text1"/>
          <w:sz w:val="28"/>
        </w:rPr>
      </w:pPr>
      <w:r w:rsidRPr="00982BC4">
        <w:rPr>
          <w:color w:val="000000" w:themeColor="text1"/>
          <w:sz w:val="28"/>
        </w:rPr>
        <w:t>Крім того, підприємство може розглядати можливості зниження витрат, наприклад, шляхом покращення процесів виробництва та постачання, використання екологічних матеріалів та зменшення відходів. Це може допомогти знизити витрати та підвищити прибуток.</w:t>
      </w:r>
    </w:p>
    <w:p w14:paraId="14774AB3" w14:textId="77777777" w:rsidR="003D76DF" w:rsidRDefault="003D76DF">
      <w:pPr>
        <w:rPr>
          <w:b/>
          <w:bCs/>
          <w:color w:val="000000" w:themeColor="text1"/>
          <w:sz w:val="28"/>
          <w:lang w:val="uk-UA"/>
        </w:rPr>
      </w:pPr>
    </w:p>
    <w:p w14:paraId="783934B6" w14:textId="2272FD9B" w:rsidR="00121578" w:rsidRDefault="00121578">
      <w:pPr>
        <w:rPr>
          <w:b/>
          <w:bCs/>
          <w:color w:val="000000" w:themeColor="text1"/>
          <w:sz w:val="28"/>
          <w:lang w:val="uk-UA"/>
        </w:rPr>
      </w:pPr>
      <w:r>
        <w:rPr>
          <w:b/>
          <w:bCs/>
          <w:color w:val="000000" w:themeColor="text1"/>
          <w:sz w:val="28"/>
          <w:lang w:val="uk-UA"/>
        </w:rPr>
        <w:br w:type="page"/>
      </w:r>
    </w:p>
    <w:p w14:paraId="2B45DB05" w14:textId="67AF1356" w:rsidR="00B60DC2" w:rsidRPr="00970BE6" w:rsidRDefault="00B60DC2" w:rsidP="002862A7">
      <w:pPr>
        <w:spacing w:line="360" w:lineRule="auto"/>
        <w:ind w:left="284"/>
        <w:jc w:val="center"/>
        <w:outlineLvl w:val="0"/>
        <w:rPr>
          <w:b/>
          <w:bCs/>
          <w:color w:val="000000" w:themeColor="text1"/>
          <w:sz w:val="28"/>
        </w:rPr>
      </w:pPr>
      <w:bookmarkStart w:id="14" w:name="_Toc130335619"/>
      <w:r w:rsidRPr="00970BE6">
        <w:rPr>
          <w:b/>
          <w:bCs/>
          <w:color w:val="000000" w:themeColor="text1"/>
          <w:sz w:val="28"/>
        </w:rPr>
        <w:lastRenderedPageBreak/>
        <w:t>ВИСНОВКИ</w:t>
      </w:r>
      <w:bookmarkEnd w:id="14"/>
    </w:p>
    <w:p w14:paraId="591F8F0E" w14:textId="03C5B33A" w:rsidR="00B500AF" w:rsidRDefault="00003643" w:rsidP="00003643">
      <w:pPr>
        <w:spacing w:line="360" w:lineRule="auto"/>
        <w:ind w:left="283" w:firstLine="709"/>
        <w:jc w:val="both"/>
        <w:rPr>
          <w:color w:val="000000" w:themeColor="text1"/>
          <w:sz w:val="28"/>
          <w:lang w:val="uk-UA"/>
        </w:rPr>
      </w:pPr>
      <w:r>
        <w:rPr>
          <w:color w:val="000000" w:themeColor="text1"/>
          <w:sz w:val="28"/>
          <w:lang w:val="uk-UA"/>
        </w:rPr>
        <w:t xml:space="preserve">Для досягнення </w:t>
      </w:r>
      <w:r w:rsidR="001643F9" w:rsidRPr="00003643">
        <w:rPr>
          <w:color w:val="000000" w:themeColor="text1"/>
          <w:sz w:val="28"/>
          <w:lang w:val="uk-UA"/>
        </w:rPr>
        <w:t>ефективн</w:t>
      </w:r>
      <w:r>
        <w:rPr>
          <w:color w:val="000000" w:themeColor="text1"/>
          <w:sz w:val="28"/>
          <w:lang w:val="uk-UA"/>
        </w:rPr>
        <w:t xml:space="preserve">ого </w:t>
      </w:r>
      <w:r w:rsidR="001643F9" w:rsidRPr="00003643">
        <w:rPr>
          <w:color w:val="000000" w:themeColor="text1"/>
          <w:sz w:val="28"/>
          <w:lang w:val="uk-UA"/>
        </w:rPr>
        <w:t xml:space="preserve">управління підприємством та забезпечення його прибутковості, а також утримання </w:t>
      </w:r>
      <w:r>
        <w:rPr>
          <w:color w:val="000000" w:themeColor="text1"/>
          <w:sz w:val="28"/>
          <w:lang w:val="uk-UA"/>
        </w:rPr>
        <w:t>позицій серед конкурентів, одним із найважливіших пунктів є формування цін на продукти та послуги.</w:t>
      </w:r>
      <w:r w:rsidR="00AC79EB">
        <w:rPr>
          <w:color w:val="000000" w:themeColor="text1"/>
          <w:sz w:val="28"/>
          <w:lang w:val="uk-UA"/>
        </w:rPr>
        <w:t xml:space="preserve"> Під час дослідження, здійсненого в рамках курсової роботи було досліджено різноманітні підходи, </w:t>
      </w:r>
      <w:r w:rsidR="00537439">
        <w:rPr>
          <w:color w:val="000000" w:themeColor="text1"/>
          <w:sz w:val="28"/>
          <w:lang w:val="uk-UA"/>
        </w:rPr>
        <w:t>методики та стратегії формування цін на продукцію враховуючи</w:t>
      </w:r>
      <w:r w:rsidR="00A149D9">
        <w:rPr>
          <w:color w:val="000000" w:themeColor="text1"/>
          <w:sz w:val="28"/>
          <w:lang w:val="uk-UA"/>
        </w:rPr>
        <w:t xml:space="preserve"> фактори, які посередньо або безпосередньо впливають на </w:t>
      </w:r>
      <w:r w:rsidR="008514F6">
        <w:rPr>
          <w:color w:val="000000" w:themeColor="text1"/>
          <w:sz w:val="28"/>
          <w:lang w:val="uk-UA"/>
        </w:rPr>
        <w:t>цінові показники товарів та їх собівартість.</w:t>
      </w:r>
      <w:r w:rsidR="002877E3">
        <w:rPr>
          <w:color w:val="000000" w:themeColor="text1"/>
          <w:sz w:val="28"/>
          <w:lang w:val="uk-UA"/>
        </w:rPr>
        <w:t xml:space="preserve"> Зокрема, було виявлено, що при формуванні ціни враховуватись</w:t>
      </w:r>
      <w:r w:rsidR="00E92B21">
        <w:rPr>
          <w:color w:val="000000" w:themeColor="text1"/>
          <w:sz w:val="28"/>
          <w:lang w:val="uk-UA"/>
        </w:rPr>
        <w:t xml:space="preserve"> повинні</w:t>
      </w:r>
      <w:r w:rsidR="002877E3">
        <w:rPr>
          <w:color w:val="000000" w:themeColor="text1"/>
          <w:sz w:val="28"/>
          <w:lang w:val="uk-UA"/>
        </w:rPr>
        <w:t xml:space="preserve"> не тільки витрати на виробництво та сировину</w:t>
      </w:r>
      <w:r w:rsidR="007F0EC5">
        <w:rPr>
          <w:color w:val="000000" w:themeColor="text1"/>
          <w:sz w:val="28"/>
          <w:lang w:val="uk-UA"/>
        </w:rPr>
        <w:t>, але і попит на товари та послуги серед споживачів, конкуренція, стратегія підприємства</w:t>
      </w:r>
      <w:r w:rsidR="009B2553">
        <w:rPr>
          <w:color w:val="000000" w:themeColor="text1"/>
          <w:sz w:val="28"/>
          <w:lang w:val="uk-UA"/>
        </w:rPr>
        <w:t xml:space="preserve"> та інші фактори, які було розглянуто.</w:t>
      </w:r>
    </w:p>
    <w:p w14:paraId="14E53174" w14:textId="0E685C95" w:rsidR="001F57F6" w:rsidRDefault="00944EE2" w:rsidP="001F57F6">
      <w:pPr>
        <w:spacing w:line="360" w:lineRule="auto"/>
        <w:ind w:left="283" w:firstLine="709"/>
        <w:jc w:val="both"/>
        <w:rPr>
          <w:color w:val="000000" w:themeColor="text1"/>
          <w:sz w:val="28"/>
          <w:lang w:val="uk-UA"/>
        </w:rPr>
      </w:pPr>
      <w:r>
        <w:rPr>
          <w:color w:val="000000" w:themeColor="text1"/>
          <w:sz w:val="28"/>
          <w:lang w:val="uk-UA"/>
        </w:rPr>
        <w:t xml:space="preserve">Протягом дослідження було розглянуто теоретичні аспекти даної тематики, проаналізовано </w:t>
      </w:r>
      <w:r w:rsidR="00B77FEE">
        <w:rPr>
          <w:color w:val="000000" w:themeColor="text1"/>
          <w:sz w:val="28"/>
          <w:lang w:val="uk-UA"/>
        </w:rPr>
        <w:t xml:space="preserve">становище підприємства, розкрито тему </w:t>
      </w:r>
      <w:proofErr w:type="spellStart"/>
      <w:r w:rsidR="00B77FEE">
        <w:rPr>
          <w:color w:val="000000" w:themeColor="text1"/>
          <w:sz w:val="28"/>
          <w:lang w:val="uk-UA"/>
        </w:rPr>
        <w:t>методик</w:t>
      </w:r>
      <w:proofErr w:type="spellEnd"/>
      <w:r w:rsidR="00B77FEE">
        <w:rPr>
          <w:color w:val="000000" w:themeColor="text1"/>
          <w:sz w:val="28"/>
          <w:lang w:val="uk-UA"/>
        </w:rPr>
        <w:t xml:space="preserve"> та підходів, які </w:t>
      </w:r>
      <w:r w:rsidR="00E50295">
        <w:rPr>
          <w:color w:val="000000" w:themeColor="text1"/>
          <w:sz w:val="28"/>
          <w:lang w:val="uk-UA"/>
        </w:rPr>
        <w:t xml:space="preserve">використовуються для </w:t>
      </w:r>
      <w:r w:rsidR="00AD1F14">
        <w:rPr>
          <w:color w:val="000000" w:themeColor="text1"/>
          <w:sz w:val="28"/>
          <w:lang w:val="uk-UA"/>
        </w:rPr>
        <w:t>формування цін</w:t>
      </w:r>
      <w:r w:rsidR="00F02ECA">
        <w:rPr>
          <w:color w:val="000000" w:themeColor="text1"/>
          <w:sz w:val="28"/>
          <w:lang w:val="uk-UA"/>
        </w:rPr>
        <w:t xml:space="preserve">. </w:t>
      </w:r>
      <w:r w:rsidR="00D20E75">
        <w:rPr>
          <w:color w:val="000000" w:themeColor="text1"/>
          <w:sz w:val="28"/>
          <w:lang w:val="uk-UA"/>
        </w:rPr>
        <w:t>Згідно визначених методів було проведено розрахунки</w:t>
      </w:r>
      <w:r w:rsidR="00A6538A">
        <w:rPr>
          <w:color w:val="000000" w:themeColor="text1"/>
          <w:sz w:val="28"/>
          <w:lang w:val="uk-UA"/>
        </w:rPr>
        <w:t xml:space="preserve">, що допомогли проаналізувати </w:t>
      </w:r>
      <w:r w:rsidR="0085454B">
        <w:rPr>
          <w:color w:val="000000" w:themeColor="text1"/>
          <w:sz w:val="28"/>
          <w:lang w:val="uk-UA"/>
        </w:rPr>
        <w:t>структуру елементів що включ</w:t>
      </w:r>
      <w:r w:rsidR="001F57F6">
        <w:rPr>
          <w:color w:val="000000" w:themeColor="text1"/>
          <w:sz w:val="28"/>
          <w:lang w:val="uk-UA"/>
        </w:rPr>
        <w:t>ає в себе кінцева ціна</w:t>
      </w:r>
      <w:r w:rsidR="00B568FA">
        <w:rPr>
          <w:color w:val="000000" w:themeColor="text1"/>
          <w:sz w:val="28"/>
          <w:lang w:val="uk-UA"/>
        </w:rPr>
        <w:t xml:space="preserve">, а також застосувати на практиці </w:t>
      </w:r>
      <w:r w:rsidR="00356EAE">
        <w:rPr>
          <w:color w:val="000000" w:themeColor="text1"/>
          <w:sz w:val="28"/>
          <w:lang w:val="uk-UA"/>
        </w:rPr>
        <w:t>раніше розглянуті</w:t>
      </w:r>
      <w:r w:rsidR="007807C8">
        <w:rPr>
          <w:color w:val="000000" w:themeColor="text1"/>
          <w:sz w:val="28"/>
          <w:lang w:val="uk-UA"/>
        </w:rPr>
        <w:t xml:space="preserve"> теоретичні</w:t>
      </w:r>
      <w:r w:rsidR="00356EAE">
        <w:rPr>
          <w:color w:val="000000" w:themeColor="text1"/>
          <w:sz w:val="28"/>
          <w:lang w:val="uk-UA"/>
        </w:rPr>
        <w:t xml:space="preserve"> методи </w:t>
      </w:r>
      <w:r w:rsidR="007807C8">
        <w:rPr>
          <w:color w:val="000000" w:themeColor="text1"/>
          <w:sz w:val="28"/>
          <w:lang w:val="uk-UA"/>
        </w:rPr>
        <w:t>формування цін.</w:t>
      </w:r>
    </w:p>
    <w:p w14:paraId="40628A5F" w14:textId="18B51B9C" w:rsidR="00CB5AA4" w:rsidRDefault="003E3CF8" w:rsidP="001F57F6">
      <w:pPr>
        <w:spacing w:line="360" w:lineRule="auto"/>
        <w:ind w:left="283" w:firstLine="709"/>
        <w:jc w:val="both"/>
        <w:rPr>
          <w:color w:val="000000" w:themeColor="text1"/>
          <w:sz w:val="28"/>
          <w:lang w:val="uk-UA"/>
        </w:rPr>
      </w:pPr>
      <w:r>
        <w:rPr>
          <w:color w:val="000000" w:themeColor="text1"/>
          <w:sz w:val="28"/>
          <w:lang w:val="uk-UA"/>
        </w:rPr>
        <w:t>Окрім цього, було проаналізовано стан конкуренції на ринку та положення ТОВ «Київхліб» у ній</w:t>
      </w:r>
      <w:r w:rsidR="00CA7983">
        <w:rPr>
          <w:color w:val="000000" w:themeColor="text1"/>
          <w:sz w:val="28"/>
          <w:lang w:val="uk-UA"/>
        </w:rPr>
        <w:t xml:space="preserve"> завдяки </w:t>
      </w:r>
      <w:r w:rsidR="00FA66C4">
        <w:rPr>
          <w:color w:val="000000" w:themeColor="text1"/>
          <w:sz w:val="28"/>
          <w:lang w:val="uk-UA"/>
        </w:rPr>
        <w:t>графічним матеріалам та таблицям, які конкретно показують частку ринку, яка належить підприємству</w:t>
      </w:r>
      <w:r w:rsidR="00E4556B">
        <w:rPr>
          <w:color w:val="000000" w:themeColor="text1"/>
          <w:sz w:val="28"/>
          <w:lang w:val="uk-UA"/>
        </w:rPr>
        <w:t>, як на ринку України, так і на ринку міста Києва.</w:t>
      </w:r>
      <w:r w:rsidR="008924AC">
        <w:rPr>
          <w:color w:val="000000" w:themeColor="text1"/>
          <w:sz w:val="28"/>
          <w:lang w:val="uk-UA"/>
        </w:rPr>
        <w:t xml:space="preserve"> </w:t>
      </w:r>
      <w:r w:rsidR="005A3BCB">
        <w:rPr>
          <w:color w:val="000000" w:themeColor="text1"/>
          <w:sz w:val="28"/>
          <w:lang w:val="uk-UA"/>
        </w:rPr>
        <w:t xml:space="preserve">Одним із факторів, який впливає на конкурентоспроможність є цінова політика підприємства, оскільки якщо </w:t>
      </w:r>
      <w:r w:rsidR="00C507DE">
        <w:rPr>
          <w:color w:val="000000" w:themeColor="text1"/>
          <w:sz w:val="28"/>
          <w:lang w:val="uk-UA"/>
        </w:rPr>
        <w:t>виробництво дотримується</w:t>
      </w:r>
      <w:r w:rsidR="00E65093">
        <w:rPr>
          <w:color w:val="000000" w:themeColor="text1"/>
          <w:sz w:val="28"/>
          <w:lang w:val="uk-UA"/>
        </w:rPr>
        <w:t xml:space="preserve"> правильного балансу між ціною і якістю це спричинить</w:t>
      </w:r>
      <w:r w:rsidR="00B43AFE">
        <w:rPr>
          <w:color w:val="000000" w:themeColor="text1"/>
          <w:sz w:val="28"/>
          <w:lang w:val="uk-UA"/>
        </w:rPr>
        <w:t xml:space="preserve"> притік споживачів до товарів та послуг цього підприємства.</w:t>
      </w:r>
    </w:p>
    <w:p w14:paraId="3F2E5318" w14:textId="64D59283" w:rsidR="003877E7" w:rsidRDefault="003877E7" w:rsidP="001F57F6">
      <w:pPr>
        <w:spacing w:line="360" w:lineRule="auto"/>
        <w:ind w:left="283" w:firstLine="709"/>
        <w:jc w:val="both"/>
        <w:rPr>
          <w:color w:val="000000" w:themeColor="text1"/>
          <w:sz w:val="28"/>
          <w:lang w:val="uk-UA"/>
        </w:rPr>
      </w:pPr>
      <w:r>
        <w:rPr>
          <w:color w:val="000000" w:themeColor="text1"/>
          <w:sz w:val="28"/>
          <w:lang w:val="uk-UA"/>
        </w:rPr>
        <w:t xml:space="preserve">У другому розділі було розглянуто узагальнено та деталізовано основні економічні показники підприємства, що стало основою для подальших розрахунків та </w:t>
      </w:r>
      <w:r w:rsidR="0099173F">
        <w:rPr>
          <w:color w:val="000000" w:themeColor="text1"/>
          <w:sz w:val="28"/>
          <w:lang w:val="uk-UA"/>
        </w:rPr>
        <w:t xml:space="preserve">встановлення висновків щодо </w:t>
      </w:r>
      <w:r w:rsidR="008A5B11">
        <w:rPr>
          <w:color w:val="000000" w:themeColor="text1"/>
          <w:sz w:val="28"/>
          <w:lang w:val="uk-UA"/>
        </w:rPr>
        <w:t xml:space="preserve">здатності підприємства до керування фінансами та </w:t>
      </w:r>
      <w:proofErr w:type="spellStart"/>
      <w:r w:rsidR="008A5B11">
        <w:rPr>
          <w:color w:val="000000" w:themeColor="text1"/>
          <w:sz w:val="28"/>
          <w:lang w:val="uk-UA"/>
        </w:rPr>
        <w:t>планування</w:t>
      </w:r>
      <w:r w:rsidR="000539CD">
        <w:rPr>
          <w:color w:val="000000" w:themeColor="text1"/>
          <w:sz w:val="28"/>
          <w:lang w:val="uk-UA"/>
        </w:rPr>
        <w:t>.</w:t>
      </w:r>
      <w:proofErr w:type="spellEnd"/>
      <w:r w:rsidR="006F2DD7">
        <w:rPr>
          <w:color w:val="000000" w:themeColor="text1"/>
          <w:sz w:val="28"/>
          <w:lang w:val="uk-UA"/>
        </w:rPr>
        <w:t xml:space="preserve"> На засаді цих аналітичних даних було проведено дослідження ціноутворення </w:t>
      </w:r>
      <w:r w:rsidR="004D5192">
        <w:rPr>
          <w:color w:val="000000" w:themeColor="text1"/>
          <w:sz w:val="28"/>
          <w:lang w:val="uk-UA"/>
        </w:rPr>
        <w:t>на підприємстві ТОВ «Київхліб»</w:t>
      </w:r>
      <w:r w:rsidR="00F044DE">
        <w:rPr>
          <w:color w:val="000000" w:themeColor="text1"/>
          <w:sz w:val="28"/>
          <w:lang w:val="uk-UA"/>
        </w:rPr>
        <w:t xml:space="preserve">, та виявлено </w:t>
      </w:r>
      <w:r w:rsidR="00AD5FA6">
        <w:rPr>
          <w:color w:val="000000" w:themeColor="text1"/>
          <w:sz w:val="28"/>
          <w:lang w:val="uk-UA"/>
        </w:rPr>
        <w:t xml:space="preserve">зростання </w:t>
      </w:r>
      <w:r w:rsidR="004241B3">
        <w:rPr>
          <w:color w:val="000000" w:themeColor="text1"/>
          <w:sz w:val="28"/>
          <w:lang w:val="uk-UA"/>
        </w:rPr>
        <w:t>ціни за останні роки</w:t>
      </w:r>
      <w:r w:rsidR="00523988">
        <w:rPr>
          <w:color w:val="000000" w:themeColor="text1"/>
          <w:sz w:val="28"/>
          <w:lang w:val="uk-UA"/>
        </w:rPr>
        <w:t>. Важливим</w:t>
      </w:r>
      <w:r w:rsidR="00987D4B">
        <w:rPr>
          <w:color w:val="000000" w:themeColor="text1"/>
          <w:sz w:val="28"/>
          <w:lang w:val="uk-UA"/>
        </w:rPr>
        <w:t xml:space="preserve">и факторами, що </w:t>
      </w:r>
      <w:r w:rsidR="00987D4B">
        <w:rPr>
          <w:color w:val="000000" w:themeColor="text1"/>
          <w:sz w:val="28"/>
          <w:lang w:val="uk-UA"/>
        </w:rPr>
        <w:lastRenderedPageBreak/>
        <w:t xml:space="preserve">впливають на ціни на продукцію є ціни на матеріали для виробництва, </w:t>
      </w:r>
      <w:r w:rsidR="0054419A">
        <w:rPr>
          <w:color w:val="000000" w:themeColor="text1"/>
          <w:sz w:val="28"/>
          <w:lang w:val="uk-UA"/>
        </w:rPr>
        <w:t>витрати на електроенергію</w:t>
      </w:r>
      <w:r w:rsidR="00D21E5D">
        <w:rPr>
          <w:color w:val="000000" w:themeColor="text1"/>
          <w:sz w:val="28"/>
          <w:lang w:val="uk-UA"/>
        </w:rPr>
        <w:t xml:space="preserve"> та паливо, заробітні плати співробітникам</w:t>
      </w:r>
      <w:r w:rsidR="00AA5029">
        <w:rPr>
          <w:color w:val="000000" w:themeColor="text1"/>
          <w:sz w:val="28"/>
          <w:lang w:val="uk-UA"/>
        </w:rPr>
        <w:t xml:space="preserve"> та витрати на логістичні потреби.</w:t>
      </w:r>
      <w:r w:rsidR="005E0285">
        <w:rPr>
          <w:color w:val="000000" w:themeColor="text1"/>
          <w:sz w:val="28"/>
          <w:lang w:val="uk-UA"/>
        </w:rPr>
        <w:t xml:space="preserve"> </w:t>
      </w:r>
      <w:r w:rsidR="00254318">
        <w:rPr>
          <w:color w:val="000000" w:themeColor="text1"/>
          <w:sz w:val="28"/>
          <w:lang w:val="uk-UA"/>
        </w:rPr>
        <w:t>Війна в Україні значно вплива</w:t>
      </w:r>
      <w:r w:rsidR="001C13B7">
        <w:rPr>
          <w:color w:val="000000" w:themeColor="text1"/>
          <w:sz w:val="28"/>
          <w:lang w:val="uk-UA"/>
        </w:rPr>
        <w:t>є</w:t>
      </w:r>
      <w:r w:rsidR="00254318">
        <w:rPr>
          <w:color w:val="000000" w:themeColor="text1"/>
          <w:sz w:val="28"/>
          <w:lang w:val="uk-UA"/>
        </w:rPr>
        <w:t xml:space="preserve"> на кожен із цих факторів, оскільки </w:t>
      </w:r>
      <w:r w:rsidR="005E5824">
        <w:rPr>
          <w:color w:val="000000" w:themeColor="text1"/>
          <w:sz w:val="28"/>
          <w:lang w:val="uk-UA"/>
        </w:rPr>
        <w:t xml:space="preserve">вона прямо впливає на економіку країни, </w:t>
      </w:r>
      <w:r w:rsidR="00290C27">
        <w:rPr>
          <w:color w:val="000000" w:themeColor="text1"/>
          <w:sz w:val="28"/>
          <w:lang w:val="uk-UA"/>
        </w:rPr>
        <w:t>ускладнюючи логістику</w:t>
      </w:r>
      <w:r w:rsidR="00B13E72">
        <w:rPr>
          <w:color w:val="000000" w:themeColor="text1"/>
          <w:sz w:val="28"/>
          <w:lang w:val="uk-UA"/>
        </w:rPr>
        <w:t xml:space="preserve"> </w:t>
      </w:r>
      <w:proofErr w:type="spellStart"/>
      <w:r w:rsidR="00B13E72">
        <w:rPr>
          <w:color w:val="000000" w:themeColor="text1"/>
          <w:sz w:val="28"/>
          <w:lang w:val="uk-UA"/>
        </w:rPr>
        <w:t xml:space="preserve">та </w:t>
      </w:r>
      <w:r w:rsidR="00CD2C9A">
        <w:rPr>
          <w:color w:val="000000" w:themeColor="text1"/>
          <w:sz w:val="28"/>
          <w:lang w:val="uk-UA"/>
        </w:rPr>
        <w:t>зменшую</w:t>
      </w:r>
      <w:proofErr w:type="spellEnd"/>
      <w:r w:rsidR="00CD2C9A">
        <w:rPr>
          <w:color w:val="000000" w:themeColor="text1"/>
          <w:sz w:val="28"/>
          <w:lang w:val="uk-UA"/>
        </w:rPr>
        <w:t xml:space="preserve">чи </w:t>
      </w:r>
      <w:r w:rsidR="004D379B">
        <w:rPr>
          <w:color w:val="000000" w:themeColor="text1"/>
          <w:sz w:val="28"/>
          <w:lang w:val="uk-UA"/>
        </w:rPr>
        <w:t>загальн</w:t>
      </w:r>
      <w:r w:rsidR="00BA55A1">
        <w:rPr>
          <w:color w:val="000000" w:themeColor="text1"/>
          <w:sz w:val="28"/>
          <w:lang w:val="uk-UA"/>
        </w:rPr>
        <w:t xml:space="preserve">у кількість вирощуваних </w:t>
      </w:r>
      <w:r w:rsidR="00256C2B">
        <w:rPr>
          <w:color w:val="000000" w:themeColor="text1"/>
          <w:sz w:val="28"/>
          <w:lang w:val="uk-UA"/>
        </w:rPr>
        <w:t>культур</w:t>
      </w:r>
      <w:r w:rsidR="00024528">
        <w:rPr>
          <w:color w:val="000000" w:themeColor="text1"/>
          <w:sz w:val="28"/>
          <w:lang w:val="uk-UA"/>
        </w:rPr>
        <w:t xml:space="preserve">, </w:t>
      </w:r>
      <w:proofErr w:type="spellStart"/>
      <w:r w:rsidR="00024528">
        <w:rPr>
          <w:color w:val="000000" w:themeColor="text1"/>
          <w:sz w:val="28"/>
          <w:lang w:val="uk-UA"/>
        </w:rPr>
        <w:t>таким</w:t>
      </w:r>
      <w:proofErr w:type="spellEnd"/>
      <w:r w:rsidR="00024528">
        <w:rPr>
          <w:color w:val="000000" w:themeColor="text1"/>
          <w:sz w:val="28"/>
          <w:lang w:val="uk-UA"/>
        </w:rPr>
        <w:t xml:space="preserve"> чином вплив відчувають як звичайні громадяни, так і компанії зі значними обсягами активів.</w:t>
      </w:r>
    </w:p>
    <w:p w14:paraId="3BD2A9B7" w14:textId="6BC6EAF6" w:rsidR="00BC4514" w:rsidRDefault="00BC4514" w:rsidP="001F57F6">
      <w:pPr>
        <w:spacing w:line="360" w:lineRule="auto"/>
        <w:ind w:left="283" w:firstLine="709"/>
        <w:jc w:val="both"/>
        <w:rPr>
          <w:color w:val="000000" w:themeColor="text1"/>
          <w:sz w:val="28"/>
          <w:lang w:val="uk-UA"/>
        </w:rPr>
      </w:pPr>
      <w:r>
        <w:rPr>
          <w:color w:val="000000" w:themeColor="text1"/>
          <w:sz w:val="28"/>
          <w:lang w:val="uk-UA"/>
        </w:rPr>
        <w:t xml:space="preserve">Далі було продемонстровано зміни </w:t>
      </w:r>
      <w:r w:rsidR="00ED5685">
        <w:rPr>
          <w:color w:val="000000" w:themeColor="text1"/>
          <w:sz w:val="28"/>
          <w:lang w:val="uk-UA"/>
        </w:rPr>
        <w:t>цін на 3 найпоширеніші види хлібу</w:t>
      </w:r>
      <w:r w:rsidR="00CE3297">
        <w:rPr>
          <w:color w:val="000000" w:themeColor="text1"/>
          <w:sz w:val="28"/>
          <w:lang w:val="uk-UA"/>
        </w:rPr>
        <w:t xml:space="preserve"> за допомогою графічних матеріалів та описано їх.</w:t>
      </w:r>
      <w:r w:rsidR="000925C3">
        <w:rPr>
          <w:color w:val="000000" w:themeColor="text1"/>
          <w:sz w:val="28"/>
          <w:lang w:val="uk-UA"/>
        </w:rPr>
        <w:t xml:space="preserve"> Було розглянуто структуру ціни на хліб та розраховано</w:t>
      </w:r>
      <w:r w:rsidR="006A6196">
        <w:rPr>
          <w:color w:val="000000" w:themeColor="text1"/>
          <w:sz w:val="28"/>
          <w:lang w:val="uk-UA"/>
        </w:rPr>
        <w:t xml:space="preserve"> собівартість хлібу за допомогою калькуляційної картки</w:t>
      </w:r>
      <w:r w:rsidR="003E3897">
        <w:rPr>
          <w:color w:val="000000" w:themeColor="text1"/>
          <w:sz w:val="28"/>
          <w:lang w:val="uk-UA"/>
        </w:rPr>
        <w:t>.</w:t>
      </w:r>
      <w:r w:rsidR="002B4202">
        <w:rPr>
          <w:color w:val="000000" w:themeColor="text1"/>
          <w:sz w:val="28"/>
          <w:lang w:val="uk-UA"/>
        </w:rPr>
        <w:t xml:space="preserve"> </w:t>
      </w:r>
      <w:r w:rsidR="002D343F">
        <w:rPr>
          <w:color w:val="000000" w:themeColor="text1"/>
          <w:sz w:val="28"/>
          <w:lang w:val="uk-UA"/>
        </w:rPr>
        <w:t>Згідно підрахунків досліджень</w:t>
      </w:r>
      <w:r w:rsidR="00D422AC">
        <w:rPr>
          <w:color w:val="000000" w:themeColor="text1"/>
          <w:sz w:val="28"/>
          <w:lang w:val="uk-UA"/>
        </w:rPr>
        <w:t>, найвагоміший компонент в ціні хлібу – це борошно.</w:t>
      </w:r>
      <w:r w:rsidR="009D5508">
        <w:rPr>
          <w:color w:val="000000" w:themeColor="text1"/>
          <w:sz w:val="28"/>
          <w:lang w:val="uk-UA"/>
        </w:rPr>
        <w:t xml:space="preserve"> </w:t>
      </w:r>
      <w:r w:rsidR="00641B51">
        <w:rPr>
          <w:color w:val="000000" w:themeColor="text1"/>
          <w:sz w:val="28"/>
          <w:lang w:val="uk-UA"/>
        </w:rPr>
        <w:t>Завдяки</w:t>
      </w:r>
      <w:r w:rsidR="0095717F">
        <w:rPr>
          <w:color w:val="000000" w:themeColor="text1"/>
          <w:sz w:val="28"/>
          <w:lang w:val="uk-UA"/>
        </w:rPr>
        <w:t xml:space="preserve"> визначенню </w:t>
      </w:r>
      <w:r w:rsidR="00697AF1">
        <w:rPr>
          <w:color w:val="000000" w:themeColor="text1"/>
          <w:sz w:val="28"/>
          <w:lang w:val="uk-UA"/>
        </w:rPr>
        <w:t xml:space="preserve">вартості кількох </w:t>
      </w:r>
      <w:r w:rsidR="00E753D7">
        <w:rPr>
          <w:color w:val="000000" w:themeColor="text1"/>
          <w:sz w:val="28"/>
          <w:lang w:val="uk-UA"/>
        </w:rPr>
        <w:t>елементів ціни</w:t>
      </w:r>
      <w:r w:rsidR="00C76764">
        <w:rPr>
          <w:color w:val="000000" w:themeColor="text1"/>
          <w:sz w:val="28"/>
          <w:lang w:val="uk-UA"/>
        </w:rPr>
        <w:t xml:space="preserve">, було розраховано повну відпускну ціну </w:t>
      </w:r>
      <w:r w:rsidR="00863EF4">
        <w:rPr>
          <w:color w:val="000000" w:themeColor="text1"/>
          <w:sz w:val="28"/>
          <w:lang w:val="uk-UA"/>
        </w:rPr>
        <w:t>на хліб через відсоткові співвідношення вартості кожного елемента в структурі загальної ціни.</w:t>
      </w:r>
    </w:p>
    <w:p w14:paraId="6DE1D08D" w14:textId="2D4595F4" w:rsidR="00863EF4" w:rsidRPr="00003643" w:rsidRDefault="00CD5037" w:rsidP="001F57F6">
      <w:pPr>
        <w:spacing w:line="360" w:lineRule="auto"/>
        <w:ind w:left="283" w:firstLine="709"/>
        <w:jc w:val="both"/>
        <w:rPr>
          <w:color w:val="000000" w:themeColor="text1"/>
          <w:sz w:val="28"/>
          <w:lang w:val="uk-UA"/>
        </w:rPr>
      </w:pPr>
      <w:r>
        <w:rPr>
          <w:color w:val="000000" w:themeColor="text1"/>
          <w:sz w:val="28"/>
          <w:lang w:val="uk-UA"/>
        </w:rPr>
        <w:t xml:space="preserve">Насамкінець </w:t>
      </w:r>
      <w:r w:rsidR="00812BE9">
        <w:rPr>
          <w:color w:val="000000" w:themeColor="text1"/>
          <w:sz w:val="28"/>
          <w:lang w:val="uk-UA"/>
        </w:rPr>
        <w:t xml:space="preserve">визначено напрямки </w:t>
      </w:r>
      <w:r w:rsidR="001D1DDA">
        <w:rPr>
          <w:color w:val="000000" w:themeColor="text1"/>
          <w:sz w:val="28"/>
          <w:lang w:val="uk-UA"/>
        </w:rPr>
        <w:t>удосконалення</w:t>
      </w:r>
      <w:r w:rsidR="00812BE9">
        <w:rPr>
          <w:color w:val="000000" w:themeColor="text1"/>
          <w:sz w:val="28"/>
          <w:lang w:val="uk-UA"/>
        </w:rPr>
        <w:t xml:space="preserve"> </w:t>
      </w:r>
      <w:r w:rsidR="009B0513">
        <w:rPr>
          <w:color w:val="000000" w:themeColor="text1"/>
          <w:sz w:val="28"/>
          <w:lang w:val="uk-UA"/>
        </w:rPr>
        <w:t>політики ціноутворення підприємства</w:t>
      </w:r>
      <w:r w:rsidR="000B664A">
        <w:rPr>
          <w:color w:val="000000" w:themeColor="text1"/>
          <w:sz w:val="28"/>
          <w:lang w:val="uk-UA"/>
        </w:rPr>
        <w:t xml:space="preserve"> та надано </w:t>
      </w:r>
      <w:r w:rsidR="00633A88">
        <w:rPr>
          <w:color w:val="000000" w:themeColor="text1"/>
          <w:sz w:val="28"/>
          <w:lang w:val="uk-UA"/>
        </w:rPr>
        <w:t xml:space="preserve">конкретні рекомендації </w:t>
      </w:r>
      <w:r w:rsidR="001D1DDA">
        <w:rPr>
          <w:color w:val="000000" w:themeColor="text1"/>
          <w:sz w:val="28"/>
          <w:lang w:val="uk-UA"/>
        </w:rPr>
        <w:t xml:space="preserve">для покращення прибутку завдяки ціноутворенню. Більшість рекомендації </w:t>
      </w:r>
      <w:proofErr w:type="spellStart"/>
      <w:r w:rsidR="001D1DDA">
        <w:rPr>
          <w:color w:val="000000" w:themeColor="text1"/>
          <w:sz w:val="28"/>
          <w:lang w:val="uk-UA"/>
        </w:rPr>
        <w:t>повʼязані</w:t>
      </w:r>
      <w:proofErr w:type="spellEnd"/>
      <w:r w:rsidR="001D1DDA">
        <w:rPr>
          <w:color w:val="000000" w:themeColor="text1"/>
          <w:sz w:val="28"/>
          <w:lang w:val="uk-UA"/>
        </w:rPr>
        <w:t xml:space="preserve"> із плануванням та керуванням підприємством, проте на сьогоднішній день важливим </w:t>
      </w:r>
      <w:r w:rsidR="00C72D29">
        <w:rPr>
          <w:color w:val="000000" w:themeColor="text1"/>
          <w:sz w:val="28"/>
          <w:lang w:val="uk-UA"/>
        </w:rPr>
        <w:t xml:space="preserve">умінням </w:t>
      </w:r>
      <w:r w:rsidR="007274D7">
        <w:rPr>
          <w:color w:val="000000" w:themeColor="text1"/>
          <w:sz w:val="28"/>
          <w:lang w:val="uk-UA"/>
        </w:rPr>
        <w:t xml:space="preserve">компаній є гнучкість до змін на ринку та в науковому прогресі. </w:t>
      </w:r>
      <w:r w:rsidR="008161F8">
        <w:rPr>
          <w:color w:val="000000" w:themeColor="text1"/>
          <w:sz w:val="28"/>
          <w:lang w:val="uk-UA"/>
        </w:rPr>
        <w:t xml:space="preserve">Актуалізація технологій, устаткування, програмного забезпечення та </w:t>
      </w:r>
      <w:r w:rsidR="003A0D0C">
        <w:rPr>
          <w:color w:val="000000" w:themeColor="text1"/>
          <w:sz w:val="28"/>
          <w:lang w:val="uk-UA"/>
        </w:rPr>
        <w:t>навчання персоналу є невідʼємним атрибутом для покращення якості</w:t>
      </w:r>
      <w:r w:rsidR="000B7AD7">
        <w:rPr>
          <w:color w:val="000000" w:themeColor="text1"/>
          <w:sz w:val="28"/>
          <w:lang w:val="uk-UA"/>
        </w:rPr>
        <w:t xml:space="preserve"> продукції, обсягів її виробництва і, як наслідок </w:t>
      </w:r>
      <w:r w:rsidR="00AC4F44">
        <w:rPr>
          <w:color w:val="000000" w:themeColor="text1"/>
          <w:sz w:val="28"/>
          <w:lang w:val="uk-UA"/>
        </w:rPr>
        <w:t>зменшення цін на одиницю товару.</w:t>
      </w:r>
    </w:p>
    <w:p w14:paraId="67EF8D27" w14:textId="6C06ECCE" w:rsidR="00B60DC2" w:rsidRPr="00970BE6" w:rsidRDefault="00B60DC2" w:rsidP="00115647">
      <w:pPr>
        <w:rPr>
          <w:b/>
          <w:bCs/>
          <w:color w:val="000000" w:themeColor="text1"/>
          <w:sz w:val="28"/>
        </w:rPr>
      </w:pPr>
      <w:r w:rsidRPr="00970BE6">
        <w:rPr>
          <w:b/>
          <w:bCs/>
          <w:color w:val="000000" w:themeColor="text1"/>
          <w:sz w:val="28"/>
        </w:rPr>
        <w:br w:type="page"/>
      </w:r>
    </w:p>
    <w:p w14:paraId="60B77A4B" w14:textId="1BC73AF0" w:rsidR="00B60DC2" w:rsidRPr="004D548A" w:rsidRDefault="00B60DC2" w:rsidP="00B60DC2">
      <w:pPr>
        <w:spacing w:line="360" w:lineRule="auto"/>
        <w:ind w:left="284"/>
        <w:jc w:val="center"/>
        <w:outlineLvl w:val="0"/>
        <w:rPr>
          <w:b/>
          <w:bCs/>
          <w:color w:val="000000" w:themeColor="text1"/>
          <w:sz w:val="28"/>
        </w:rPr>
      </w:pPr>
      <w:bookmarkStart w:id="15" w:name="_Toc130335620"/>
      <w:r w:rsidRPr="00970BE6">
        <w:rPr>
          <w:b/>
          <w:bCs/>
          <w:color w:val="000000" w:themeColor="text1"/>
          <w:sz w:val="28"/>
        </w:rPr>
        <w:lastRenderedPageBreak/>
        <w:t>СПИСОК ВИКОРИСТАНИХ ДЖЕРЕ</w:t>
      </w:r>
      <w:r w:rsidRPr="004D548A">
        <w:rPr>
          <w:b/>
          <w:bCs/>
          <w:color w:val="000000" w:themeColor="text1"/>
          <w:sz w:val="28"/>
        </w:rPr>
        <w:t>Л</w:t>
      </w:r>
      <w:bookmarkEnd w:id="15"/>
    </w:p>
    <w:p w14:paraId="565A5D55" w14:textId="0C16EB39" w:rsidR="009A6145" w:rsidRPr="004D548A" w:rsidRDefault="006B20C1" w:rsidP="004D548A">
      <w:pPr>
        <w:pStyle w:val="ListParagraph"/>
        <w:numPr>
          <w:ilvl w:val="0"/>
          <w:numId w:val="10"/>
        </w:numPr>
        <w:spacing w:line="360" w:lineRule="auto"/>
        <w:ind w:left="283" w:firstLine="709"/>
        <w:jc w:val="both"/>
        <w:rPr>
          <w:rFonts w:ascii="Times New Roman" w:hAnsi="Times New Roman" w:cs="Times New Roman"/>
          <w:color w:val="000000" w:themeColor="text1"/>
          <w:sz w:val="28"/>
          <w:lang w:val="en-US"/>
        </w:rPr>
      </w:pPr>
      <w:r w:rsidRPr="004D548A">
        <w:rPr>
          <w:rFonts w:ascii="Times New Roman" w:hAnsi="Times New Roman" w:cs="Times New Roman"/>
          <w:b/>
          <w:bCs/>
          <w:color w:val="000000" w:themeColor="text1"/>
          <w:sz w:val="28"/>
        </w:rPr>
        <w:t xml:space="preserve"> </w:t>
      </w:r>
      <w:r w:rsidR="00E27359" w:rsidRPr="004D548A">
        <w:rPr>
          <w:rFonts w:ascii="Times New Roman" w:hAnsi="Times New Roman" w:cs="Times New Roman"/>
          <w:color w:val="000000" w:themeColor="text1"/>
          <w:sz w:val="28"/>
        </w:rPr>
        <w:t>Рефера</w:t>
      </w:r>
      <w:r w:rsidR="00FF5429" w:rsidRPr="004D548A">
        <w:rPr>
          <w:rFonts w:ascii="Times New Roman" w:hAnsi="Times New Roman" w:cs="Times New Roman"/>
          <w:color w:val="000000" w:themeColor="text1"/>
          <w:sz w:val="28"/>
        </w:rPr>
        <w:t>т «Ціни на продукцію підприємства: поняття і види»</w:t>
      </w:r>
      <w:r w:rsidR="000711CE">
        <w:rPr>
          <w:rFonts w:ascii="Times New Roman" w:hAnsi="Times New Roman" w:cs="Times New Roman"/>
          <w:color w:val="000000" w:themeColor="text1"/>
          <w:sz w:val="28"/>
          <w:lang w:val="en-US"/>
        </w:rPr>
        <w:t>,</w:t>
      </w:r>
      <w:r w:rsidR="00E71332">
        <w:rPr>
          <w:rFonts w:ascii="Times New Roman" w:hAnsi="Times New Roman" w:cs="Times New Roman"/>
          <w:color w:val="000000" w:themeColor="text1"/>
          <w:sz w:val="28"/>
          <w:lang w:val="en-US"/>
        </w:rPr>
        <w:t xml:space="preserve"> -</w:t>
      </w:r>
      <w:r w:rsidR="00B153ED">
        <w:rPr>
          <w:rFonts w:ascii="Times New Roman" w:hAnsi="Times New Roman" w:cs="Times New Roman"/>
          <w:color w:val="000000" w:themeColor="text1"/>
          <w:sz w:val="28"/>
        </w:rPr>
        <w:t xml:space="preserve"> </w:t>
      </w:r>
      <w:r w:rsidR="00FF5429" w:rsidRPr="004D548A">
        <w:rPr>
          <w:rFonts w:ascii="Times New Roman" w:hAnsi="Times New Roman" w:cs="Times New Roman"/>
          <w:color w:val="000000" w:themeColor="text1"/>
          <w:sz w:val="28"/>
        </w:rPr>
        <w:t>порта</w:t>
      </w:r>
      <w:r w:rsidR="00E71332">
        <w:rPr>
          <w:rFonts w:ascii="Times New Roman" w:hAnsi="Times New Roman" w:cs="Times New Roman"/>
          <w:color w:val="000000" w:themeColor="text1"/>
          <w:sz w:val="28"/>
        </w:rPr>
        <w:t xml:space="preserve">л </w:t>
      </w:r>
      <w:r w:rsidR="00FF5429" w:rsidRPr="004D548A">
        <w:rPr>
          <w:rFonts w:ascii="Times New Roman" w:hAnsi="Times New Roman" w:cs="Times New Roman"/>
          <w:color w:val="000000" w:themeColor="text1"/>
          <w:sz w:val="28"/>
          <w:lang w:val="en-US"/>
        </w:rPr>
        <w:t xml:space="preserve">Osvita.ua </w:t>
      </w:r>
      <w:r w:rsidR="00894C53" w:rsidRPr="004D548A">
        <w:rPr>
          <w:rFonts w:ascii="Times New Roman" w:hAnsi="Times New Roman" w:cs="Times New Roman"/>
          <w:color w:val="000000" w:themeColor="text1"/>
          <w:sz w:val="28"/>
          <w:lang w:val="en-US"/>
        </w:rPr>
        <w:t>05.07.2011</w:t>
      </w:r>
      <w:r w:rsidR="00F31FC5" w:rsidRPr="004D548A">
        <w:rPr>
          <w:rFonts w:ascii="Times New Roman" w:hAnsi="Times New Roman" w:cs="Times New Roman"/>
          <w:color w:val="000000" w:themeColor="text1"/>
          <w:sz w:val="28"/>
          <w:lang w:val="en-US"/>
        </w:rPr>
        <w:t xml:space="preserve"> [</w:t>
      </w:r>
      <w:r w:rsidR="00F31FC5" w:rsidRPr="004D548A">
        <w:rPr>
          <w:rFonts w:ascii="Times New Roman" w:hAnsi="Times New Roman" w:cs="Times New Roman"/>
          <w:color w:val="000000" w:themeColor="text1"/>
          <w:sz w:val="28"/>
        </w:rPr>
        <w:t>Електронний ресурс</w:t>
      </w:r>
      <w:r w:rsidR="00F31FC5" w:rsidRPr="004D548A">
        <w:rPr>
          <w:rFonts w:ascii="Times New Roman" w:hAnsi="Times New Roman" w:cs="Times New Roman"/>
          <w:color w:val="000000" w:themeColor="text1"/>
          <w:sz w:val="28"/>
          <w:lang w:val="en-US"/>
        </w:rPr>
        <w:t>]</w:t>
      </w:r>
      <w:r w:rsidR="00F31FC5" w:rsidRPr="004D548A">
        <w:rPr>
          <w:rFonts w:ascii="Times New Roman" w:hAnsi="Times New Roman" w:cs="Times New Roman"/>
          <w:color w:val="000000" w:themeColor="text1"/>
          <w:sz w:val="28"/>
        </w:rPr>
        <w:t xml:space="preserve"> Режим доступу:</w:t>
      </w:r>
    </w:p>
    <w:p w14:paraId="1FE5E8BB" w14:textId="77777777" w:rsidR="006B20C1" w:rsidRPr="004D548A" w:rsidDel="00A240E3" w:rsidRDefault="006B20C1" w:rsidP="004A4D5C">
      <w:pPr>
        <w:pStyle w:val="ListParagraph"/>
        <w:spacing w:line="360" w:lineRule="auto"/>
        <w:ind w:left="283"/>
        <w:jc w:val="both"/>
        <w:rPr>
          <w:del w:id="16" w:author="maxxik007@gmail.com" w:date="2023-03-13T22:20:00Z"/>
          <w:rFonts w:ascii="Times New Roman" w:hAnsi="Times New Roman" w:cs="Times New Roman"/>
          <w:b/>
          <w:bCs/>
          <w:color w:val="000000" w:themeColor="text1"/>
          <w:sz w:val="28"/>
          <w:lang w:val="en-US"/>
        </w:rPr>
      </w:pPr>
    </w:p>
    <w:p w14:paraId="12DA546E" w14:textId="1C1D7303" w:rsidR="00931307" w:rsidRPr="004D548A" w:rsidRDefault="0094070A">
      <w:pPr>
        <w:pStyle w:val="ListParagraph"/>
        <w:spacing w:line="360" w:lineRule="auto"/>
        <w:ind w:left="283"/>
        <w:jc w:val="both"/>
        <w:rPr>
          <w:rFonts w:ascii="Times New Roman" w:hAnsi="Times New Roman" w:cs="Times New Roman"/>
          <w:sz w:val="28"/>
        </w:rPr>
        <w:pPrChange w:id="17" w:author="maxxik007@gmail.com" w:date="2023-03-13T22:20:00Z">
          <w:pPr>
            <w:pStyle w:val="ListParagraph"/>
            <w:numPr>
              <w:ilvl w:val="1"/>
              <w:numId w:val="3"/>
            </w:numPr>
            <w:spacing w:line="360" w:lineRule="auto"/>
            <w:ind w:left="1434" w:hanging="357"/>
            <w:jc w:val="both"/>
          </w:pPr>
        </w:pPrChange>
      </w:pPr>
      <w:ins w:id="18" w:author="maxxik007@gmail.com" w:date="2023-03-13T22:20:00Z">
        <w:r w:rsidRPr="004D548A">
          <w:rPr>
            <w:rFonts w:ascii="Times New Roman" w:hAnsi="Times New Roman" w:cs="Times New Roman"/>
            <w:sz w:val="28"/>
          </w:rPr>
          <w:fldChar w:fldCharType="begin"/>
        </w:r>
        <w:r w:rsidRPr="004D548A">
          <w:rPr>
            <w:rFonts w:ascii="Times New Roman" w:hAnsi="Times New Roman" w:cs="Times New Roman"/>
            <w:sz w:val="28"/>
          </w:rPr>
          <w:instrText xml:space="preserve"> HYPERLINK "</w:instrText>
        </w:r>
      </w:ins>
      <w:r w:rsidRPr="004D548A">
        <w:rPr>
          <w:rPrChange w:id="19" w:author="maxxik007@gmail.com" w:date="2023-03-13T22:20:00Z">
            <w:rPr>
              <w:rStyle w:val="Hyperlink"/>
              <w:rFonts w:ascii="Times New Roman" w:hAnsi="Times New Roman" w:cs="Times New Roman"/>
              <w:color w:val="000000" w:themeColor="text1"/>
              <w:sz w:val="28"/>
            </w:rPr>
          </w:rPrChange>
        </w:rPr>
        <w:instrText>https://osvita.ua/vnz/reports/econom_pidpr/21915/</w:instrText>
      </w:r>
      <w:ins w:id="20" w:author="maxxik007@gmail.com" w:date="2023-03-13T22:20:00Z">
        <w:r w:rsidRPr="004D548A">
          <w:rPr>
            <w:rFonts w:ascii="Times New Roman" w:hAnsi="Times New Roman" w:cs="Times New Roman"/>
            <w:sz w:val="28"/>
          </w:rPr>
          <w:instrText xml:space="preserve">" </w:instrText>
        </w:r>
        <w:r w:rsidRPr="004D548A">
          <w:rPr>
            <w:rFonts w:ascii="Times New Roman" w:hAnsi="Times New Roman" w:cs="Times New Roman"/>
            <w:sz w:val="28"/>
          </w:rPr>
        </w:r>
        <w:r w:rsidRPr="004D548A">
          <w:rPr>
            <w:rFonts w:ascii="Times New Roman" w:hAnsi="Times New Roman" w:cs="Times New Roman"/>
            <w:sz w:val="28"/>
          </w:rPr>
          <w:fldChar w:fldCharType="separate"/>
        </w:r>
      </w:ins>
      <w:r w:rsidRPr="004D548A">
        <w:rPr>
          <w:rStyle w:val="Hyperlink"/>
          <w:rFonts w:ascii="Times New Roman" w:hAnsi="Times New Roman" w:cs="Times New Roman"/>
          <w:sz w:val="28"/>
          <w:rPrChange w:id="21" w:author="maxxik007@gmail.com" w:date="2023-03-13T22:20:00Z">
            <w:rPr>
              <w:rStyle w:val="Hyperlink"/>
              <w:rFonts w:ascii="Times New Roman" w:hAnsi="Times New Roman" w:cs="Times New Roman"/>
              <w:color w:val="000000" w:themeColor="text1"/>
              <w:sz w:val="28"/>
            </w:rPr>
          </w:rPrChange>
        </w:rPr>
        <w:t>https://osvita.ua/vnz/reports/econom_pidpr/21915/</w:t>
      </w:r>
      <w:ins w:id="22" w:author="maxxik007@gmail.com" w:date="2023-03-13T22:20:00Z">
        <w:r w:rsidRPr="004D548A">
          <w:rPr>
            <w:rFonts w:ascii="Times New Roman" w:hAnsi="Times New Roman" w:cs="Times New Roman"/>
            <w:sz w:val="28"/>
          </w:rPr>
          <w:fldChar w:fldCharType="end"/>
        </w:r>
      </w:ins>
    </w:p>
    <w:p w14:paraId="15E18E53" w14:textId="21F03D26" w:rsidR="00DC2F4A" w:rsidRPr="0073792A" w:rsidRDefault="00916B49" w:rsidP="0073792A">
      <w:pPr>
        <w:pStyle w:val="ListParagraph"/>
        <w:numPr>
          <w:ilvl w:val="0"/>
          <w:numId w:val="10"/>
        </w:numPr>
        <w:spacing w:line="360" w:lineRule="auto"/>
        <w:ind w:left="283" w:firstLine="709"/>
        <w:jc w:val="both"/>
        <w:rPr>
          <w:rFonts w:ascii="Times New Roman" w:hAnsi="Times New Roman" w:cs="Times New Roman"/>
          <w:color w:val="000000" w:themeColor="text1"/>
          <w:sz w:val="28"/>
        </w:rPr>
      </w:pPr>
      <w:proofErr w:type="spellStart"/>
      <w:r w:rsidRPr="00916B49">
        <w:rPr>
          <w:rFonts w:ascii="Times New Roman" w:hAnsi="Times New Roman" w:cs="Times New Roman"/>
          <w:color w:val="000000" w:themeColor="text1"/>
          <w:sz w:val="28"/>
          <w:lang w:val="en-US"/>
        </w:rPr>
        <w:t>Відоменко</w:t>
      </w:r>
      <w:proofErr w:type="spellEnd"/>
      <w:r w:rsidRPr="00916B49">
        <w:rPr>
          <w:rFonts w:ascii="Times New Roman" w:hAnsi="Times New Roman" w:cs="Times New Roman"/>
          <w:color w:val="000000" w:themeColor="text1"/>
          <w:sz w:val="28"/>
          <w:lang w:val="en-US"/>
        </w:rPr>
        <w:t xml:space="preserve">, О. І. </w:t>
      </w:r>
      <w:proofErr w:type="spellStart"/>
      <w:proofErr w:type="gramStart"/>
      <w:r w:rsidRPr="00916B49">
        <w:rPr>
          <w:rFonts w:ascii="Times New Roman" w:hAnsi="Times New Roman" w:cs="Times New Roman"/>
          <w:color w:val="000000" w:themeColor="text1"/>
          <w:sz w:val="28"/>
          <w:lang w:val="en-US"/>
        </w:rPr>
        <w:t>Ціноутворення</w:t>
      </w:r>
      <w:proofErr w:type="spellEnd"/>
      <w:r w:rsidRPr="00916B49">
        <w:rPr>
          <w:rFonts w:ascii="Times New Roman" w:hAnsi="Times New Roman" w:cs="Times New Roman"/>
          <w:color w:val="000000" w:themeColor="text1"/>
          <w:sz w:val="28"/>
          <w:lang w:val="en-US"/>
        </w:rPr>
        <w:t xml:space="preserve"> :</w:t>
      </w:r>
      <w:proofErr w:type="gram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Навчально-методичний</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комплекс</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для</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студентів</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усіх</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форм</w:t>
      </w:r>
      <w:proofErr w:type="spellEnd"/>
      <w:r w:rsidRPr="00916B49">
        <w:rPr>
          <w:rFonts w:ascii="Times New Roman" w:hAnsi="Times New Roman" w:cs="Times New Roman"/>
          <w:color w:val="000000" w:themeColor="text1"/>
          <w:sz w:val="28"/>
          <w:lang w:val="en-US"/>
        </w:rPr>
        <w:t xml:space="preserve"> </w:t>
      </w:r>
      <w:proofErr w:type="spellStart"/>
      <w:r w:rsidRPr="00916B49">
        <w:rPr>
          <w:rFonts w:ascii="Times New Roman" w:hAnsi="Times New Roman" w:cs="Times New Roman"/>
          <w:color w:val="000000" w:themeColor="text1"/>
          <w:sz w:val="28"/>
          <w:lang w:val="en-US"/>
        </w:rPr>
        <w:t>навчання</w:t>
      </w:r>
      <w:proofErr w:type="spellEnd"/>
      <w:r w:rsidRPr="00916B49">
        <w:rPr>
          <w:rFonts w:ascii="Times New Roman" w:hAnsi="Times New Roman" w:cs="Times New Roman"/>
          <w:color w:val="000000" w:themeColor="text1"/>
          <w:sz w:val="28"/>
          <w:lang w:val="en-US"/>
        </w:rPr>
        <w:t xml:space="preserve"> / </w:t>
      </w:r>
      <w:proofErr w:type="spellStart"/>
      <w:r w:rsidRPr="00916B49">
        <w:rPr>
          <w:rFonts w:ascii="Times New Roman" w:hAnsi="Times New Roman" w:cs="Times New Roman"/>
          <w:color w:val="000000" w:themeColor="text1"/>
          <w:sz w:val="28"/>
          <w:lang w:val="en-US"/>
        </w:rPr>
        <w:t>уклад</w:t>
      </w:r>
      <w:proofErr w:type="spellEnd"/>
      <w:r w:rsidRPr="00916B49">
        <w:rPr>
          <w:rFonts w:ascii="Times New Roman" w:hAnsi="Times New Roman" w:cs="Times New Roman"/>
          <w:color w:val="000000" w:themeColor="text1"/>
          <w:sz w:val="28"/>
          <w:lang w:val="en-US"/>
        </w:rPr>
        <w:t xml:space="preserve">. О. І. </w:t>
      </w:r>
      <w:proofErr w:type="spellStart"/>
      <w:r w:rsidRPr="00916B49">
        <w:rPr>
          <w:rFonts w:ascii="Times New Roman" w:hAnsi="Times New Roman" w:cs="Times New Roman"/>
          <w:color w:val="000000" w:themeColor="text1"/>
          <w:sz w:val="28"/>
          <w:lang w:val="en-US"/>
        </w:rPr>
        <w:t>Відоменко</w:t>
      </w:r>
      <w:proofErr w:type="spellEnd"/>
      <w:r w:rsidRPr="00916B49">
        <w:rPr>
          <w:rFonts w:ascii="Times New Roman" w:hAnsi="Times New Roman" w:cs="Times New Roman"/>
          <w:color w:val="000000" w:themeColor="text1"/>
          <w:sz w:val="28"/>
          <w:lang w:val="en-US"/>
        </w:rPr>
        <w:t>. - К.: «</w:t>
      </w:r>
      <w:proofErr w:type="spellStart"/>
      <w:r w:rsidRPr="00916B49">
        <w:rPr>
          <w:rFonts w:ascii="Times New Roman" w:hAnsi="Times New Roman" w:cs="Times New Roman"/>
          <w:color w:val="000000" w:themeColor="text1"/>
          <w:sz w:val="28"/>
          <w:lang w:val="en-US"/>
        </w:rPr>
        <w:t>Інтас</w:t>
      </w:r>
      <w:proofErr w:type="spellEnd"/>
      <w:r w:rsidRPr="00916B49">
        <w:rPr>
          <w:rFonts w:ascii="Times New Roman" w:hAnsi="Times New Roman" w:cs="Times New Roman"/>
          <w:color w:val="000000" w:themeColor="text1"/>
          <w:sz w:val="28"/>
          <w:lang w:val="en-US"/>
        </w:rPr>
        <w:t>» КІМЕП, 2005. - 101 с.</w:t>
      </w:r>
      <w:r w:rsidR="00792CB1">
        <w:rPr>
          <w:rFonts w:ascii="Times New Roman" w:hAnsi="Times New Roman" w:cs="Times New Roman"/>
          <w:color w:val="000000" w:themeColor="text1"/>
          <w:sz w:val="28"/>
          <w:lang w:val="en-US"/>
        </w:rPr>
        <w:t xml:space="preserve"> [</w:t>
      </w:r>
      <w:r w:rsidR="00792CB1">
        <w:rPr>
          <w:rFonts w:ascii="Times New Roman" w:hAnsi="Times New Roman" w:cs="Times New Roman"/>
          <w:color w:val="000000" w:themeColor="text1"/>
          <w:sz w:val="28"/>
        </w:rPr>
        <w:t>Електронний ресурс</w:t>
      </w:r>
      <w:r w:rsidR="00792CB1">
        <w:rPr>
          <w:rFonts w:ascii="Times New Roman" w:hAnsi="Times New Roman" w:cs="Times New Roman"/>
          <w:color w:val="000000" w:themeColor="text1"/>
          <w:sz w:val="28"/>
          <w:lang w:val="en-US"/>
        </w:rPr>
        <w:t>]</w:t>
      </w:r>
      <w:r w:rsidR="0073792A">
        <w:rPr>
          <w:rFonts w:ascii="Times New Roman" w:hAnsi="Times New Roman" w:cs="Times New Roman"/>
          <w:color w:val="000000" w:themeColor="text1"/>
          <w:sz w:val="28"/>
        </w:rPr>
        <w:t>.</w:t>
      </w:r>
      <w:r w:rsidR="00792CB1">
        <w:rPr>
          <w:rFonts w:ascii="Times New Roman" w:hAnsi="Times New Roman" w:cs="Times New Roman"/>
          <w:color w:val="000000" w:themeColor="text1"/>
          <w:sz w:val="28"/>
        </w:rPr>
        <w:t xml:space="preserve"> Режим доступу:</w:t>
      </w:r>
      <w:r w:rsidR="0073792A">
        <w:rPr>
          <w:rFonts w:ascii="Times New Roman" w:hAnsi="Times New Roman" w:cs="Times New Roman"/>
          <w:color w:val="000000" w:themeColor="text1"/>
          <w:sz w:val="28"/>
        </w:rPr>
        <w:t xml:space="preserve"> </w:t>
      </w:r>
      <w:r w:rsidR="0098709B">
        <w:rPr>
          <w:rFonts w:ascii="Times New Roman" w:hAnsi="Times New Roman" w:cs="Times New Roman"/>
          <w:color w:val="000000" w:themeColor="text1"/>
          <w:sz w:val="28"/>
        </w:rPr>
        <w:fldChar w:fldCharType="begin"/>
      </w:r>
      <w:r w:rsidR="0098709B">
        <w:rPr>
          <w:rFonts w:ascii="Times New Roman" w:hAnsi="Times New Roman" w:cs="Times New Roman"/>
          <w:color w:val="000000" w:themeColor="text1"/>
          <w:sz w:val="28"/>
        </w:rPr>
        <w:instrText xml:space="preserve"> HYPERLINK "</w:instrText>
      </w:r>
      <w:r w:rsidR="0098709B" w:rsidRPr="0098709B">
        <w:rPr>
          <w:rFonts w:ascii="Times New Roman" w:hAnsi="Times New Roman" w:cs="Times New Roman"/>
          <w:color w:val="000000" w:themeColor="text1"/>
          <w:sz w:val="28"/>
          <w:rPrChange w:id="23" w:author="maxxik007@gmail.com" w:date="2023-03-13T22:20:00Z">
            <w:rPr/>
          </w:rPrChange>
        </w:rPr>
        <w:instrText>http://dspace.nuft.edu.ua/jspui/bitstream/123456789/5216/1/cinoytv.pdf</w:instrText>
      </w:r>
      <w:r w:rsidR="0098709B">
        <w:rPr>
          <w:rFonts w:ascii="Times New Roman" w:hAnsi="Times New Roman" w:cs="Times New Roman"/>
          <w:color w:val="000000" w:themeColor="text1"/>
          <w:sz w:val="28"/>
        </w:rPr>
        <w:instrText xml:space="preserve">" </w:instrText>
      </w:r>
      <w:r w:rsidR="0098709B">
        <w:rPr>
          <w:rFonts w:ascii="Times New Roman" w:hAnsi="Times New Roman" w:cs="Times New Roman"/>
          <w:color w:val="000000" w:themeColor="text1"/>
          <w:sz w:val="28"/>
        </w:rPr>
      </w:r>
      <w:r w:rsidR="0098709B">
        <w:rPr>
          <w:rFonts w:ascii="Times New Roman" w:hAnsi="Times New Roman" w:cs="Times New Roman"/>
          <w:color w:val="000000" w:themeColor="text1"/>
          <w:sz w:val="28"/>
        </w:rPr>
        <w:fldChar w:fldCharType="separate"/>
      </w:r>
      <w:r w:rsidR="0098709B" w:rsidRPr="00120833">
        <w:rPr>
          <w:rStyle w:val="Hyperlink"/>
          <w:rFonts w:ascii="Times New Roman" w:hAnsi="Times New Roman" w:cs="Times New Roman"/>
          <w:sz w:val="28"/>
          <w:rPrChange w:id="24" w:author="maxxik007@gmail.com" w:date="2023-03-13T22:20:00Z">
            <w:rPr/>
          </w:rPrChange>
        </w:rPr>
        <w:t>http://dspace.nuft.edu.ua/jspui/bitstream/123456789/5216/1/cinoytv.pdf</w:t>
      </w:r>
      <w:r w:rsidR="0098709B">
        <w:rPr>
          <w:rFonts w:ascii="Times New Roman" w:hAnsi="Times New Roman" w:cs="Times New Roman"/>
          <w:color w:val="000000" w:themeColor="text1"/>
          <w:sz w:val="28"/>
        </w:rPr>
        <w:fldChar w:fldCharType="end"/>
      </w:r>
    </w:p>
    <w:p w14:paraId="0481EEBE" w14:textId="0EF31125" w:rsidR="005F2801" w:rsidRPr="0098709B" w:rsidRDefault="0098709B" w:rsidP="0098709B">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Ціноутворення на підприємстві. Користувач </w:t>
      </w:r>
      <w:r>
        <w:rPr>
          <w:rFonts w:ascii="Times New Roman" w:hAnsi="Times New Roman" w:cs="Times New Roman"/>
          <w:color w:val="000000" w:themeColor="text1"/>
          <w:sz w:val="28"/>
          <w:lang w:val="en-US"/>
        </w:rPr>
        <w:t>kost03061992 [</w:t>
      </w:r>
      <w:r>
        <w:rPr>
          <w:rFonts w:ascii="Times New Roman" w:hAnsi="Times New Roman" w:cs="Times New Roman"/>
          <w:color w:val="000000" w:themeColor="text1"/>
          <w:sz w:val="28"/>
        </w:rPr>
        <w:t>Електронний ресурс</w:t>
      </w:r>
      <w:r>
        <w:rPr>
          <w:rFonts w:ascii="Times New Roman" w:hAnsi="Times New Roman" w:cs="Times New Roman"/>
          <w:color w:val="000000" w:themeColor="text1"/>
          <w:sz w:val="28"/>
          <w:lang w:val="en-US"/>
        </w:rPr>
        <w:t>]</w:t>
      </w:r>
      <w:r>
        <w:rPr>
          <w:rFonts w:ascii="Times New Roman" w:hAnsi="Times New Roman" w:cs="Times New Roman"/>
          <w:color w:val="000000" w:themeColor="text1"/>
          <w:sz w:val="28"/>
        </w:rPr>
        <w:t xml:space="preserve">. – Режим доступу: </w:t>
      </w:r>
      <w:hyperlink r:id="rId29" w:history="1">
        <w:r w:rsidR="000F6000" w:rsidRPr="00120833">
          <w:rPr>
            <w:rStyle w:val="Hyperlink"/>
            <w:rFonts w:ascii="Times New Roman" w:hAnsi="Times New Roman" w:cs="Times New Roman"/>
            <w:sz w:val="28"/>
          </w:rPr>
          <w:t>https://sites.google.com/site/kostia03061992/cinoutvorenna-na-pidpriemstvi</w:t>
        </w:r>
      </w:hyperlink>
    </w:p>
    <w:p w14:paraId="0C1D215F" w14:textId="44C4A543" w:rsidR="00D75660" w:rsidRPr="000F6000" w:rsidRDefault="000F6000" w:rsidP="000F6000">
      <w:pPr>
        <w:pStyle w:val="ListParagraph"/>
        <w:numPr>
          <w:ilvl w:val="0"/>
          <w:numId w:val="10"/>
        </w:numPr>
        <w:spacing w:line="360" w:lineRule="auto"/>
        <w:ind w:left="283" w:firstLine="709"/>
        <w:jc w:val="both"/>
        <w:rPr>
          <w:rFonts w:ascii="Times New Roman" w:hAnsi="Times New Roman" w:cs="Times New Roman"/>
          <w:color w:val="000000" w:themeColor="text1"/>
          <w:sz w:val="28"/>
          <w:rPrChange w:id="25" w:author="maxxik007@gmail.com" w:date="2023-03-13T22:20:00Z">
            <w:rPr/>
          </w:rPrChange>
        </w:rPr>
      </w:pPr>
      <w:r w:rsidRPr="000F6000">
        <w:rPr>
          <w:rFonts w:ascii="Times New Roman" w:hAnsi="Times New Roman" w:cs="Times New Roman"/>
          <w:color w:val="000000" w:themeColor="text1"/>
          <w:sz w:val="28"/>
        </w:rPr>
        <w:t xml:space="preserve">Лаврова Ю.В. Маркетинг. Класичні положення і </w:t>
      </w:r>
      <w:proofErr w:type="spellStart"/>
      <w:r w:rsidRPr="000F6000">
        <w:rPr>
          <w:rFonts w:ascii="Times New Roman" w:hAnsi="Times New Roman" w:cs="Times New Roman"/>
          <w:color w:val="000000" w:themeColor="text1"/>
          <w:sz w:val="28"/>
        </w:rPr>
        <w:t>особивості</w:t>
      </w:r>
      <w:proofErr w:type="spellEnd"/>
      <w:r w:rsidRPr="000F6000">
        <w:rPr>
          <w:rFonts w:ascii="Times New Roman" w:hAnsi="Times New Roman" w:cs="Times New Roman"/>
          <w:color w:val="000000" w:themeColor="text1"/>
          <w:sz w:val="28"/>
        </w:rPr>
        <w:t xml:space="preserve"> застосування на транспорті: конспект лекцій [для </w:t>
      </w:r>
      <w:proofErr w:type="spellStart"/>
      <w:r w:rsidRPr="000F6000">
        <w:rPr>
          <w:rFonts w:ascii="Times New Roman" w:hAnsi="Times New Roman" w:cs="Times New Roman"/>
          <w:color w:val="000000" w:themeColor="text1"/>
          <w:sz w:val="28"/>
        </w:rPr>
        <w:t>студ</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вищ</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навч</w:t>
      </w:r>
      <w:proofErr w:type="spellEnd"/>
      <w:r w:rsidRPr="000F6000">
        <w:rPr>
          <w:rFonts w:ascii="Times New Roman" w:hAnsi="Times New Roman" w:cs="Times New Roman"/>
          <w:color w:val="000000" w:themeColor="text1"/>
          <w:sz w:val="28"/>
        </w:rPr>
        <w:t xml:space="preserve">. </w:t>
      </w:r>
      <w:proofErr w:type="spellStart"/>
      <w:r w:rsidRPr="000F6000">
        <w:rPr>
          <w:rFonts w:ascii="Times New Roman" w:hAnsi="Times New Roman" w:cs="Times New Roman"/>
          <w:color w:val="000000" w:themeColor="text1"/>
          <w:sz w:val="28"/>
        </w:rPr>
        <w:t>закл</w:t>
      </w:r>
      <w:proofErr w:type="spellEnd"/>
      <w:r w:rsidRPr="000F6000">
        <w:rPr>
          <w:rFonts w:ascii="Times New Roman" w:hAnsi="Times New Roman" w:cs="Times New Roman"/>
          <w:color w:val="000000" w:themeColor="text1"/>
          <w:sz w:val="28"/>
        </w:rPr>
        <w:t xml:space="preserve">.] / Ю. В. Лаврова - Харків: </w:t>
      </w:r>
      <w:proofErr w:type="spellStart"/>
      <w:r w:rsidRPr="000F6000">
        <w:rPr>
          <w:rFonts w:ascii="Times New Roman" w:hAnsi="Times New Roman" w:cs="Times New Roman"/>
          <w:color w:val="000000" w:themeColor="text1"/>
          <w:sz w:val="28"/>
        </w:rPr>
        <w:t>Изд</w:t>
      </w:r>
      <w:proofErr w:type="spellEnd"/>
      <w:r w:rsidRPr="000F6000">
        <w:rPr>
          <w:rFonts w:ascii="Times New Roman" w:hAnsi="Times New Roman" w:cs="Times New Roman"/>
          <w:color w:val="000000" w:themeColor="text1"/>
          <w:sz w:val="28"/>
        </w:rPr>
        <w:t>-во ХНАДУ, 2012. - 227 с.</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lang w:val="en-US"/>
        </w:rPr>
        <w:t>[</w:t>
      </w:r>
      <w:r>
        <w:rPr>
          <w:rFonts w:ascii="Times New Roman" w:hAnsi="Times New Roman" w:cs="Times New Roman"/>
          <w:color w:val="000000" w:themeColor="text1"/>
          <w:sz w:val="28"/>
        </w:rPr>
        <w:t>Електронний ресурс</w:t>
      </w:r>
      <w:r>
        <w:rPr>
          <w:rFonts w:ascii="Times New Roman" w:hAnsi="Times New Roman" w:cs="Times New Roman"/>
          <w:color w:val="000000" w:themeColor="text1"/>
          <w:sz w:val="28"/>
          <w:lang w:val="en-US"/>
        </w:rPr>
        <w:t>]. –</w:t>
      </w:r>
      <w:r>
        <w:rPr>
          <w:rFonts w:ascii="Times New Roman" w:hAnsi="Times New Roman" w:cs="Times New Roman"/>
          <w:color w:val="000000" w:themeColor="text1"/>
          <w:sz w:val="28"/>
        </w:rPr>
        <w:t xml:space="preserve"> Режим доступу: </w:t>
      </w:r>
      <w:hyperlink r:id="rId30" w:history="1">
        <w:r w:rsidR="00D463AB" w:rsidRPr="00120833">
          <w:rPr>
            <w:rStyle w:val="Hyperlink"/>
            <w:rFonts w:ascii="Times New Roman" w:hAnsi="Times New Roman" w:cs="Times New Roman"/>
            <w:sz w:val="28"/>
          </w:rPr>
          <w:t>https://buklib.net/books/37081/?sphrase_id=327351</w:t>
        </w:r>
      </w:hyperlink>
    </w:p>
    <w:p w14:paraId="36B1A40F" w14:textId="28556E75" w:rsidR="00635E5D" w:rsidRPr="000846DD" w:rsidRDefault="00ED1FC5" w:rsidP="000846DD">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Осадча</w:t>
      </w:r>
      <w:r w:rsidR="0008213A">
        <w:rPr>
          <w:rFonts w:ascii="Times New Roman" w:hAnsi="Times New Roman" w:cs="Times New Roman"/>
          <w:color w:val="000000" w:themeColor="text1"/>
          <w:sz w:val="28"/>
        </w:rPr>
        <w:t xml:space="preserve"> </w:t>
      </w:r>
      <w:r w:rsidR="0008213A" w:rsidRPr="00D463AB">
        <w:rPr>
          <w:rFonts w:ascii="Times New Roman" w:hAnsi="Times New Roman" w:cs="Times New Roman"/>
          <w:color w:val="000000" w:themeColor="text1"/>
          <w:sz w:val="28"/>
        </w:rPr>
        <w:t>Г.</w:t>
      </w:r>
      <w:r w:rsidR="0008213A">
        <w:rPr>
          <w:rFonts w:ascii="Times New Roman" w:hAnsi="Times New Roman" w:cs="Times New Roman"/>
          <w:color w:val="000000" w:themeColor="text1"/>
          <w:sz w:val="28"/>
        </w:rPr>
        <w:t xml:space="preserve"> Г. </w:t>
      </w:r>
      <w:r>
        <w:rPr>
          <w:rFonts w:ascii="Times New Roman" w:hAnsi="Times New Roman" w:cs="Times New Roman"/>
          <w:color w:val="000000" w:themeColor="text1"/>
          <w:sz w:val="28"/>
        </w:rPr>
        <w:t>Ціноутворення на продукцію харчової промисловості</w:t>
      </w:r>
      <w:r w:rsidR="00FC0972">
        <w:rPr>
          <w:rFonts w:ascii="Times New Roman" w:hAnsi="Times New Roman" w:cs="Times New Roman"/>
          <w:color w:val="000000" w:themeColor="text1"/>
          <w:sz w:val="28"/>
        </w:rPr>
        <w:t xml:space="preserve"> </w:t>
      </w:r>
      <w:r w:rsidR="00FC0972">
        <w:rPr>
          <w:rFonts w:ascii="Times New Roman" w:hAnsi="Times New Roman" w:cs="Times New Roman"/>
          <w:color w:val="000000" w:themeColor="text1"/>
          <w:sz w:val="28"/>
          <w:lang w:val="en-US"/>
        </w:rPr>
        <w:t xml:space="preserve">/ </w:t>
      </w:r>
      <w:r w:rsidR="00FC0972">
        <w:rPr>
          <w:rFonts w:ascii="Times New Roman" w:hAnsi="Times New Roman" w:cs="Times New Roman"/>
          <w:color w:val="000000" w:themeColor="text1"/>
          <w:sz w:val="28"/>
        </w:rPr>
        <w:t>Г.  Г. Осадча, І. М. Власенко</w:t>
      </w:r>
      <w:r w:rsidR="00A11573">
        <w:rPr>
          <w:rFonts w:ascii="Times New Roman" w:hAnsi="Times New Roman" w:cs="Times New Roman"/>
          <w:color w:val="000000" w:themeColor="text1"/>
          <w:sz w:val="28"/>
          <w:lang w:val="en-US"/>
        </w:rPr>
        <w:t xml:space="preserve"> // </w:t>
      </w:r>
      <w:proofErr w:type="spellStart"/>
      <w:r w:rsidR="00A11573" w:rsidRPr="00A11573">
        <w:rPr>
          <w:rFonts w:ascii="Times New Roman" w:hAnsi="Times New Roman" w:cs="Times New Roman"/>
          <w:color w:val="000000" w:themeColor="text1"/>
          <w:sz w:val="28"/>
          <w:lang w:val="en-US"/>
        </w:rPr>
        <w:t>Облік</w:t>
      </w:r>
      <w:proofErr w:type="spellEnd"/>
      <w:r w:rsidR="00A11573" w:rsidRPr="00A11573">
        <w:rPr>
          <w:rFonts w:ascii="Times New Roman" w:hAnsi="Times New Roman" w:cs="Times New Roman"/>
          <w:color w:val="000000" w:themeColor="text1"/>
          <w:sz w:val="28"/>
          <w:lang w:val="en-US"/>
        </w:rPr>
        <w:t xml:space="preserve"> і </w:t>
      </w:r>
      <w:proofErr w:type="spellStart"/>
      <w:r w:rsidR="00A11573" w:rsidRPr="00A11573">
        <w:rPr>
          <w:rFonts w:ascii="Times New Roman" w:hAnsi="Times New Roman" w:cs="Times New Roman"/>
          <w:color w:val="000000" w:themeColor="text1"/>
          <w:sz w:val="28"/>
          <w:lang w:val="en-US"/>
        </w:rPr>
        <w:t>фінанси</w:t>
      </w:r>
      <w:proofErr w:type="spellEnd"/>
      <w:r w:rsidR="00A11573" w:rsidRPr="00A11573">
        <w:rPr>
          <w:rFonts w:ascii="Times New Roman" w:hAnsi="Times New Roman" w:cs="Times New Roman"/>
          <w:color w:val="000000" w:themeColor="text1"/>
          <w:sz w:val="28"/>
          <w:lang w:val="en-US"/>
        </w:rPr>
        <w:t xml:space="preserve"> АПК: </w:t>
      </w:r>
      <w:proofErr w:type="spellStart"/>
      <w:r w:rsidR="00A11573" w:rsidRPr="00A11573">
        <w:rPr>
          <w:rFonts w:ascii="Times New Roman" w:hAnsi="Times New Roman" w:cs="Times New Roman"/>
          <w:color w:val="000000" w:themeColor="text1"/>
          <w:sz w:val="28"/>
          <w:lang w:val="en-US"/>
        </w:rPr>
        <w:t>освітній</w:t>
      </w:r>
      <w:proofErr w:type="spellEnd"/>
      <w:r w:rsidR="00A11573" w:rsidRPr="00A11573">
        <w:rPr>
          <w:rFonts w:ascii="Times New Roman" w:hAnsi="Times New Roman" w:cs="Times New Roman"/>
          <w:color w:val="000000" w:themeColor="text1"/>
          <w:sz w:val="28"/>
          <w:lang w:val="en-US"/>
        </w:rPr>
        <w:t xml:space="preserve"> </w:t>
      </w:r>
      <w:proofErr w:type="spellStart"/>
      <w:r w:rsidR="00A11573" w:rsidRPr="00A11573">
        <w:rPr>
          <w:rFonts w:ascii="Times New Roman" w:hAnsi="Times New Roman" w:cs="Times New Roman"/>
          <w:color w:val="000000" w:themeColor="text1"/>
          <w:sz w:val="28"/>
          <w:lang w:val="en-US"/>
        </w:rPr>
        <w:t>портал</w:t>
      </w:r>
      <w:proofErr w:type="spellEnd"/>
      <w:r w:rsidR="00FC0972">
        <w:rPr>
          <w:rFonts w:ascii="Times New Roman" w:hAnsi="Times New Roman" w:cs="Times New Roman"/>
          <w:color w:val="000000" w:themeColor="text1"/>
          <w:sz w:val="28"/>
        </w:rPr>
        <w:t xml:space="preserve"> </w:t>
      </w:r>
      <w:r w:rsidR="00D43529">
        <w:rPr>
          <w:rFonts w:ascii="Times New Roman" w:hAnsi="Times New Roman" w:cs="Times New Roman"/>
          <w:color w:val="000000" w:themeColor="text1"/>
          <w:sz w:val="28"/>
        </w:rPr>
        <w:t>01.02.2010</w:t>
      </w:r>
      <w:r w:rsidR="00A11573">
        <w:rPr>
          <w:rFonts w:ascii="Times New Roman" w:hAnsi="Times New Roman" w:cs="Times New Roman"/>
          <w:color w:val="000000" w:themeColor="text1"/>
          <w:sz w:val="28"/>
        </w:rPr>
        <w:t xml:space="preserve"> </w:t>
      </w:r>
      <w:r w:rsidR="00A11573">
        <w:rPr>
          <w:rFonts w:ascii="Times New Roman" w:hAnsi="Times New Roman" w:cs="Times New Roman"/>
          <w:color w:val="000000" w:themeColor="text1"/>
          <w:sz w:val="28"/>
          <w:lang w:val="en-US"/>
        </w:rPr>
        <w:t>[</w:t>
      </w:r>
      <w:r w:rsidR="003D1887">
        <w:rPr>
          <w:rFonts w:ascii="Times New Roman" w:hAnsi="Times New Roman" w:cs="Times New Roman"/>
          <w:color w:val="000000" w:themeColor="text1"/>
          <w:sz w:val="28"/>
        </w:rPr>
        <w:t>Електронний ресурс</w:t>
      </w:r>
      <w:r w:rsidR="003D1887">
        <w:rPr>
          <w:rFonts w:ascii="Times New Roman" w:hAnsi="Times New Roman" w:cs="Times New Roman"/>
          <w:color w:val="000000" w:themeColor="text1"/>
          <w:sz w:val="28"/>
          <w:lang w:val="en-US"/>
        </w:rPr>
        <w:t xml:space="preserve">]. – </w:t>
      </w:r>
      <w:r w:rsidR="003D1887">
        <w:rPr>
          <w:rFonts w:ascii="Times New Roman" w:hAnsi="Times New Roman" w:cs="Times New Roman"/>
          <w:color w:val="000000" w:themeColor="text1"/>
          <w:sz w:val="28"/>
        </w:rPr>
        <w:t>Режим доступу</w:t>
      </w:r>
      <w:r w:rsidR="00FA5A1A">
        <w:rPr>
          <w:rFonts w:ascii="Times New Roman" w:hAnsi="Times New Roman" w:cs="Times New Roman"/>
          <w:color w:val="000000" w:themeColor="text1"/>
          <w:sz w:val="28"/>
        </w:rPr>
        <w:t>:</w:t>
      </w:r>
      <w:r w:rsidR="005D473E">
        <w:rPr>
          <w:rFonts w:ascii="Times New Roman" w:hAnsi="Times New Roman" w:cs="Times New Roman"/>
          <w:color w:val="000000" w:themeColor="text1"/>
          <w:sz w:val="28"/>
        </w:rPr>
        <w:t xml:space="preserve"> </w:t>
      </w:r>
      <w:hyperlink r:id="rId31" w:history="1">
        <w:r w:rsidR="000846DD" w:rsidRPr="00120833">
          <w:rPr>
            <w:rStyle w:val="Hyperlink"/>
            <w:rFonts w:ascii="Times New Roman" w:hAnsi="Times New Roman" w:cs="Times New Roman"/>
            <w:sz w:val="28"/>
          </w:rPr>
          <w:t>https://magazine.faaf.org.ua/cinoutvorennya-na-produkciyu-harchovoi-promislovosti.html</w:t>
        </w:r>
      </w:hyperlink>
    </w:p>
    <w:p w14:paraId="7A30076C" w14:textId="658B102E" w:rsidR="003949F7" w:rsidRPr="00EB32EC" w:rsidRDefault="000846DD" w:rsidP="00EB32EC">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sidRPr="000846DD">
        <w:rPr>
          <w:rFonts w:ascii="Times New Roman" w:hAnsi="Times New Roman" w:cs="Times New Roman"/>
          <w:color w:val="000000" w:themeColor="text1"/>
          <w:sz w:val="28"/>
        </w:rPr>
        <w:t>ЗВІТ ПРО УПРАВЛІННЯ ТОВАРИСТВА З ОБМЕЖЕНОЮ ВІДПОВІДАЛЬНІСТЮ «ТОРГОВИЙ ДІМ «КИЇВХЛІБ» за 2020 рік</w:t>
      </w:r>
      <w:r w:rsidR="00EB32EC">
        <w:rPr>
          <w:rFonts w:ascii="Times New Roman" w:hAnsi="Times New Roman" w:cs="Times New Roman"/>
          <w:color w:val="000000" w:themeColor="text1"/>
          <w:sz w:val="28"/>
        </w:rPr>
        <w:t xml:space="preserve"> </w:t>
      </w:r>
      <w:r w:rsidR="00EB32EC">
        <w:rPr>
          <w:rFonts w:ascii="Times New Roman" w:hAnsi="Times New Roman" w:cs="Times New Roman"/>
          <w:color w:val="000000" w:themeColor="text1"/>
          <w:sz w:val="28"/>
          <w:lang w:val="en-US"/>
        </w:rPr>
        <w:t>[</w:t>
      </w:r>
      <w:r w:rsidR="00EB32EC">
        <w:rPr>
          <w:rFonts w:ascii="Times New Roman" w:hAnsi="Times New Roman" w:cs="Times New Roman"/>
          <w:color w:val="000000" w:themeColor="text1"/>
          <w:sz w:val="28"/>
        </w:rPr>
        <w:t>Електронний ресурс</w:t>
      </w:r>
      <w:r w:rsidR="00EB32EC">
        <w:rPr>
          <w:rFonts w:ascii="Times New Roman" w:hAnsi="Times New Roman" w:cs="Times New Roman"/>
          <w:color w:val="000000" w:themeColor="text1"/>
          <w:sz w:val="28"/>
          <w:lang w:val="en-US"/>
        </w:rPr>
        <w:t xml:space="preserve">]. – </w:t>
      </w:r>
      <w:r w:rsidR="00EB32EC">
        <w:rPr>
          <w:rFonts w:ascii="Times New Roman" w:hAnsi="Times New Roman" w:cs="Times New Roman"/>
          <w:color w:val="000000" w:themeColor="text1"/>
          <w:sz w:val="28"/>
        </w:rPr>
        <w:t xml:space="preserve">Режим доступу: </w:t>
      </w:r>
      <w:hyperlink r:id="rId32" w:history="1">
        <w:r w:rsidR="00732C0B" w:rsidRPr="00120833">
          <w:rPr>
            <w:rStyle w:val="Hyperlink"/>
            <w:rFonts w:ascii="Times New Roman" w:hAnsi="Times New Roman" w:cs="Times New Roman"/>
            <w:sz w:val="28"/>
          </w:rPr>
          <w:t>https://kyivkhlib.ua/wp-content/uploads/2021/05/zvit-pro-upravlinnya-za-2020-rik.pdf</w:t>
        </w:r>
      </w:hyperlink>
    </w:p>
    <w:p w14:paraId="49912EEE" w14:textId="5A73530A" w:rsidR="00E05B94" w:rsidRPr="003B33F1" w:rsidRDefault="003A5647" w:rsidP="003B33F1">
      <w:pPr>
        <w:pStyle w:val="ListParagraph"/>
        <w:numPr>
          <w:ilvl w:val="0"/>
          <w:numId w:val="10"/>
        </w:numPr>
        <w:spacing w:line="360" w:lineRule="auto"/>
        <w:ind w:left="283" w:firstLine="709"/>
        <w:jc w:val="both"/>
        <w:rPr>
          <w:rStyle w:val="Hyperlink"/>
          <w:rFonts w:ascii="Times New Roman" w:hAnsi="Times New Roman" w:cs="Times New Roman"/>
          <w:color w:val="000000" w:themeColor="text1"/>
          <w:sz w:val="28"/>
          <w:u w:val="none"/>
        </w:rPr>
      </w:pPr>
      <w:r>
        <w:rPr>
          <w:rFonts w:ascii="Times New Roman" w:hAnsi="Times New Roman" w:cs="Times New Roman"/>
          <w:color w:val="000000" w:themeColor="text1"/>
          <w:sz w:val="28"/>
        </w:rPr>
        <w:t>Блог Андрія Андрущенко</w:t>
      </w:r>
      <w:r w:rsidR="009F28A0">
        <w:rPr>
          <w:rFonts w:ascii="Times New Roman" w:hAnsi="Times New Roman" w:cs="Times New Roman"/>
          <w:color w:val="000000" w:themeColor="text1"/>
          <w:sz w:val="28"/>
        </w:rPr>
        <w:t xml:space="preserve"> Причини росту цін на хліб у Києві та Київській області</w:t>
      </w:r>
      <w:r w:rsidR="00243240">
        <w:rPr>
          <w:rFonts w:ascii="Times New Roman" w:hAnsi="Times New Roman" w:cs="Times New Roman"/>
          <w:color w:val="000000" w:themeColor="text1"/>
          <w:sz w:val="28"/>
          <w:lang w:val="en-US"/>
        </w:rPr>
        <w:t xml:space="preserve"> // </w:t>
      </w:r>
      <w:r w:rsidR="00243240">
        <w:rPr>
          <w:rFonts w:ascii="Times New Roman" w:hAnsi="Times New Roman" w:cs="Times New Roman"/>
          <w:color w:val="000000" w:themeColor="text1"/>
          <w:sz w:val="28"/>
        </w:rPr>
        <w:t xml:space="preserve">Портал </w:t>
      </w:r>
      <w:r w:rsidR="00243240">
        <w:rPr>
          <w:rFonts w:ascii="Times New Roman" w:hAnsi="Times New Roman" w:cs="Times New Roman"/>
          <w:color w:val="000000" w:themeColor="text1"/>
          <w:sz w:val="28"/>
          <w:lang w:val="en-US"/>
        </w:rPr>
        <w:t>LB.ua</w:t>
      </w:r>
      <w:r w:rsidR="003B33F1">
        <w:rPr>
          <w:rFonts w:ascii="Times New Roman" w:hAnsi="Times New Roman" w:cs="Times New Roman"/>
          <w:color w:val="000000" w:themeColor="text1"/>
          <w:sz w:val="28"/>
          <w:lang w:val="en-US"/>
        </w:rPr>
        <w:t xml:space="preserve"> [</w:t>
      </w:r>
      <w:r w:rsidR="003B33F1">
        <w:rPr>
          <w:rFonts w:ascii="Times New Roman" w:hAnsi="Times New Roman" w:cs="Times New Roman"/>
          <w:color w:val="000000" w:themeColor="text1"/>
          <w:sz w:val="28"/>
        </w:rPr>
        <w:t>Електронний ресурс</w:t>
      </w:r>
      <w:r w:rsidR="003B33F1">
        <w:rPr>
          <w:rFonts w:ascii="Times New Roman" w:hAnsi="Times New Roman" w:cs="Times New Roman"/>
          <w:color w:val="000000" w:themeColor="text1"/>
          <w:sz w:val="28"/>
          <w:lang w:val="en-US"/>
        </w:rPr>
        <w:t>]</w:t>
      </w:r>
      <w:r w:rsidR="003B33F1">
        <w:rPr>
          <w:rFonts w:ascii="Times New Roman" w:hAnsi="Times New Roman" w:cs="Times New Roman"/>
          <w:color w:val="000000" w:themeColor="text1"/>
          <w:sz w:val="28"/>
        </w:rPr>
        <w:t>. – Режим доступу:</w:t>
      </w:r>
      <w:r w:rsidR="00ED174F">
        <w:rPr>
          <w:rFonts w:ascii="Times New Roman" w:hAnsi="Times New Roman" w:cs="Times New Roman"/>
          <w:color w:val="000000" w:themeColor="text1"/>
          <w:sz w:val="28"/>
        </w:rPr>
        <w:t xml:space="preserve"> </w:t>
      </w:r>
      <w:hyperlink r:id="rId33" w:history="1">
        <w:r w:rsidR="009F4E57" w:rsidRPr="00120833">
          <w:rPr>
            <w:rStyle w:val="Hyperlink"/>
            <w:rFonts w:ascii="Times New Roman" w:hAnsi="Times New Roman" w:cs="Times New Roman"/>
            <w:sz w:val="28"/>
          </w:rPr>
          <w:t>https://lb.ua/blog/andriy_andruschenko/285006_prichini_rostu_tsin_hlib_kiievi.html</w:t>
        </w:r>
      </w:hyperlink>
    </w:p>
    <w:p w14:paraId="7B0A4B27" w14:textId="0918F90C" w:rsidR="00431FBA" w:rsidRPr="003119B6" w:rsidRDefault="005D629C" w:rsidP="003119B6">
      <w:pPr>
        <w:pStyle w:val="ListParagraph"/>
        <w:numPr>
          <w:ilvl w:val="0"/>
          <w:numId w:val="10"/>
        </w:numPr>
        <w:spacing w:line="360" w:lineRule="auto"/>
        <w:ind w:left="283" w:firstLine="709"/>
        <w:jc w:val="both"/>
        <w:rPr>
          <w:rStyle w:val="Hyperlink"/>
          <w:rFonts w:ascii="Times New Roman" w:hAnsi="Times New Roman" w:cs="Times New Roman"/>
          <w:color w:val="000000" w:themeColor="text1"/>
          <w:sz w:val="28"/>
          <w:u w:val="none"/>
        </w:rPr>
      </w:pPr>
      <w:proofErr w:type="spellStart"/>
      <w:r>
        <w:rPr>
          <w:rFonts w:ascii="Times New Roman" w:hAnsi="Times New Roman" w:cs="Times New Roman"/>
          <w:color w:val="000000" w:themeColor="text1"/>
          <w:sz w:val="28"/>
        </w:rPr>
        <w:t>Новойтенко</w:t>
      </w:r>
      <w:proofErr w:type="spellEnd"/>
      <w:r>
        <w:rPr>
          <w:rFonts w:ascii="Times New Roman" w:hAnsi="Times New Roman" w:cs="Times New Roman"/>
          <w:color w:val="000000" w:themeColor="text1"/>
          <w:sz w:val="28"/>
        </w:rPr>
        <w:t xml:space="preserve"> </w:t>
      </w:r>
      <w:r w:rsidR="00F71E6E">
        <w:rPr>
          <w:rFonts w:ascii="Times New Roman" w:hAnsi="Times New Roman" w:cs="Times New Roman"/>
          <w:color w:val="000000" w:themeColor="text1"/>
          <w:sz w:val="28"/>
        </w:rPr>
        <w:t>І. В.</w:t>
      </w:r>
      <w:r w:rsidR="00327E38">
        <w:rPr>
          <w:rFonts w:ascii="Times New Roman" w:hAnsi="Times New Roman" w:cs="Times New Roman"/>
          <w:color w:val="000000" w:themeColor="text1"/>
          <w:sz w:val="28"/>
        </w:rPr>
        <w:t xml:space="preserve"> Стан та основні тренди розвитку хлібопекарської промисловості України</w:t>
      </w:r>
      <w:r w:rsidR="009F7F44">
        <w:rPr>
          <w:rFonts w:ascii="Times New Roman" w:hAnsi="Times New Roman" w:cs="Times New Roman"/>
          <w:color w:val="000000" w:themeColor="text1"/>
          <w:sz w:val="28"/>
        </w:rPr>
        <w:t xml:space="preserve"> </w:t>
      </w:r>
      <w:r w:rsidR="009F7F44">
        <w:rPr>
          <w:rFonts w:ascii="Times New Roman" w:hAnsi="Times New Roman" w:cs="Times New Roman"/>
          <w:color w:val="000000" w:themeColor="text1"/>
          <w:sz w:val="28"/>
          <w:lang w:val="en-US"/>
        </w:rPr>
        <w:t xml:space="preserve">/ </w:t>
      </w:r>
      <w:r w:rsidR="009F7F44">
        <w:rPr>
          <w:rFonts w:ascii="Times New Roman" w:hAnsi="Times New Roman" w:cs="Times New Roman"/>
          <w:color w:val="000000" w:themeColor="text1"/>
          <w:sz w:val="28"/>
        </w:rPr>
        <w:t xml:space="preserve">І. В. </w:t>
      </w:r>
      <w:proofErr w:type="spellStart"/>
      <w:r w:rsidR="009F7F44">
        <w:rPr>
          <w:rFonts w:ascii="Times New Roman" w:hAnsi="Times New Roman" w:cs="Times New Roman"/>
          <w:color w:val="000000" w:themeColor="text1"/>
          <w:sz w:val="28"/>
        </w:rPr>
        <w:t>Новойтенко</w:t>
      </w:r>
      <w:proofErr w:type="spellEnd"/>
      <w:r w:rsidR="009F7F44">
        <w:rPr>
          <w:rFonts w:ascii="Times New Roman" w:hAnsi="Times New Roman" w:cs="Times New Roman"/>
          <w:color w:val="000000" w:themeColor="text1"/>
          <w:sz w:val="28"/>
        </w:rPr>
        <w:t>, В. В. Малиновський</w:t>
      </w:r>
      <w:r w:rsidR="009F7F44">
        <w:rPr>
          <w:rFonts w:ascii="Times New Roman" w:hAnsi="Times New Roman" w:cs="Times New Roman"/>
          <w:color w:val="000000" w:themeColor="text1"/>
          <w:sz w:val="28"/>
          <w:lang w:val="en-US"/>
        </w:rPr>
        <w:t xml:space="preserve"> // </w:t>
      </w:r>
      <w:r w:rsidR="00561126">
        <w:rPr>
          <w:rFonts w:ascii="Times New Roman" w:hAnsi="Times New Roman" w:cs="Times New Roman"/>
          <w:color w:val="000000" w:themeColor="text1"/>
          <w:sz w:val="28"/>
        </w:rPr>
        <w:t xml:space="preserve">Електронне </w:t>
      </w:r>
      <w:r w:rsidR="00561126">
        <w:rPr>
          <w:rFonts w:ascii="Times New Roman" w:hAnsi="Times New Roman" w:cs="Times New Roman"/>
          <w:color w:val="000000" w:themeColor="text1"/>
          <w:sz w:val="28"/>
        </w:rPr>
        <w:lastRenderedPageBreak/>
        <w:t>наукове фахове видання «Ефективна економіка»</w:t>
      </w:r>
      <w:r w:rsidR="000909AC">
        <w:rPr>
          <w:rFonts w:ascii="Times New Roman" w:hAnsi="Times New Roman" w:cs="Times New Roman"/>
          <w:color w:val="000000" w:themeColor="text1"/>
          <w:sz w:val="28"/>
        </w:rPr>
        <w:t xml:space="preserve">, видав. </w:t>
      </w:r>
      <w:r w:rsidR="000C071B">
        <w:rPr>
          <w:rFonts w:ascii="Times New Roman" w:hAnsi="Times New Roman" w:cs="Times New Roman"/>
          <w:color w:val="000000" w:themeColor="text1"/>
          <w:sz w:val="28"/>
        </w:rPr>
        <w:t>ТОВ «ДКС-Центр»</w:t>
      </w:r>
      <w:r w:rsidR="00282485">
        <w:rPr>
          <w:rFonts w:ascii="Times New Roman" w:hAnsi="Times New Roman" w:cs="Times New Roman"/>
          <w:color w:val="000000" w:themeColor="text1"/>
          <w:sz w:val="28"/>
        </w:rPr>
        <w:t>, 26.11.2020р.</w:t>
      </w:r>
      <w:r w:rsidR="003119B6">
        <w:rPr>
          <w:rFonts w:ascii="Times New Roman" w:hAnsi="Times New Roman" w:cs="Times New Roman"/>
          <w:color w:val="000000" w:themeColor="text1"/>
          <w:sz w:val="28"/>
        </w:rPr>
        <w:t xml:space="preserve">, </w:t>
      </w:r>
      <w:r w:rsidR="003119B6">
        <w:rPr>
          <w:rFonts w:ascii="Times New Roman" w:hAnsi="Times New Roman" w:cs="Times New Roman"/>
          <w:color w:val="000000" w:themeColor="text1"/>
          <w:sz w:val="28"/>
          <w:lang w:val="en-US"/>
        </w:rPr>
        <w:t>[</w:t>
      </w:r>
      <w:r w:rsidR="003119B6">
        <w:rPr>
          <w:rFonts w:ascii="Times New Roman" w:hAnsi="Times New Roman" w:cs="Times New Roman"/>
          <w:color w:val="000000" w:themeColor="text1"/>
          <w:sz w:val="28"/>
        </w:rPr>
        <w:t>Електронний ресурс</w:t>
      </w:r>
      <w:r w:rsidR="003119B6">
        <w:rPr>
          <w:rFonts w:ascii="Times New Roman" w:hAnsi="Times New Roman" w:cs="Times New Roman"/>
          <w:color w:val="000000" w:themeColor="text1"/>
          <w:sz w:val="28"/>
          <w:lang w:val="en-US"/>
        </w:rPr>
        <w:t xml:space="preserve">]. – </w:t>
      </w:r>
      <w:r w:rsidR="003119B6">
        <w:rPr>
          <w:rFonts w:ascii="Times New Roman" w:hAnsi="Times New Roman" w:cs="Times New Roman"/>
          <w:color w:val="000000" w:themeColor="text1"/>
          <w:sz w:val="28"/>
        </w:rPr>
        <w:t xml:space="preserve">Режим доступу: </w:t>
      </w:r>
      <w:hyperlink r:id="rId34" w:history="1">
        <w:r w:rsidR="00282485" w:rsidRPr="00120833">
          <w:rPr>
            <w:rStyle w:val="Hyperlink"/>
            <w:rFonts w:ascii="Times New Roman" w:hAnsi="Times New Roman" w:cs="Times New Roman"/>
            <w:sz w:val="28"/>
          </w:rPr>
          <w:t>http://www.economy.nayka.com.ua/pdf/11_2020/54.pdf</w:t>
        </w:r>
      </w:hyperlink>
    </w:p>
    <w:p w14:paraId="0DA57072" w14:textId="4C85D345" w:rsidR="002D0522" w:rsidRPr="00223581" w:rsidRDefault="00147258" w:rsidP="00223581">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Оль</w:t>
      </w:r>
      <w:r w:rsidR="001C76D6">
        <w:rPr>
          <w:rFonts w:ascii="Times New Roman" w:hAnsi="Times New Roman" w:cs="Times New Roman"/>
          <w:color w:val="000000" w:themeColor="text1"/>
          <w:sz w:val="28"/>
        </w:rPr>
        <w:t>г</w:t>
      </w:r>
      <w:r>
        <w:rPr>
          <w:rFonts w:ascii="Times New Roman" w:hAnsi="Times New Roman" w:cs="Times New Roman"/>
          <w:color w:val="000000" w:themeColor="text1"/>
          <w:sz w:val="28"/>
        </w:rPr>
        <w:t xml:space="preserve">а </w:t>
      </w:r>
      <w:proofErr w:type="spellStart"/>
      <w:r>
        <w:rPr>
          <w:rFonts w:ascii="Times New Roman" w:hAnsi="Times New Roman" w:cs="Times New Roman"/>
          <w:color w:val="000000" w:themeColor="text1"/>
          <w:sz w:val="28"/>
        </w:rPr>
        <w:t>Насонова</w:t>
      </w:r>
      <w:proofErr w:type="spellEnd"/>
      <w:r w:rsidR="001C76D6">
        <w:rPr>
          <w:rFonts w:ascii="Times New Roman" w:hAnsi="Times New Roman" w:cs="Times New Roman"/>
          <w:color w:val="000000" w:themeColor="text1"/>
          <w:sz w:val="28"/>
        </w:rPr>
        <w:t xml:space="preserve"> Калькуляція страв у громадському харчуванні: як скласти та розрахувати калькуляційну карту?</w:t>
      </w:r>
      <w:r w:rsidR="007665E4">
        <w:rPr>
          <w:rFonts w:ascii="Times New Roman" w:hAnsi="Times New Roman" w:cs="Times New Roman"/>
          <w:color w:val="000000" w:themeColor="text1"/>
          <w:sz w:val="28"/>
          <w:lang w:val="en-US"/>
        </w:rPr>
        <w:t xml:space="preserve"> / </w:t>
      </w:r>
      <w:r w:rsidR="007665E4">
        <w:rPr>
          <w:rFonts w:ascii="Times New Roman" w:hAnsi="Times New Roman" w:cs="Times New Roman"/>
          <w:color w:val="000000" w:themeColor="text1"/>
          <w:sz w:val="28"/>
        </w:rPr>
        <w:t xml:space="preserve">Ольга </w:t>
      </w:r>
      <w:proofErr w:type="spellStart"/>
      <w:r w:rsidR="007665E4">
        <w:rPr>
          <w:rFonts w:ascii="Times New Roman" w:hAnsi="Times New Roman" w:cs="Times New Roman"/>
          <w:color w:val="000000" w:themeColor="text1"/>
          <w:sz w:val="28"/>
        </w:rPr>
        <w:t>Насонова</w:t>
      </w:r>
      <w:proofErr w:type="spellEnd"/>
      <w:r w:rsidR="007665E4">
        <w:rPr>
          <w:rFonts w:ascii="Times New Roman" w:hAnsi="Times New Roman" w:cs="Times New Roman"/>
          <w:color w:val="000000" w:themeColor="text1"/>
          <w:sz w:val="28"/>
          <w:lang w:val="en-US"/>
        </w:rPr>
        <w:t xml:space="preserve"> //</w:t>
      </w:r>
      <w:r w:rsidR="007665E4">
        <w:rPr>
          <w:rFonts w:ascii="Times New Roman" w:hAnsi="Times New Roman" w:cs="Times New Roman"/>
          <w:color w:val="000000" w:themeColor="text1"/>
          <w:sz w:val="28"/>
        </w:rPr>
        <w:t xml:space="preserve"> Портал </w:t>
      </w:r>
      <w:r w:rsidR="007665E4">
        <w:rPr>
          <w:rFonts w:ascii="Times New Roman" w:hAnsi="Times New Roman" w:cs="Times New Roman"/>
          <w:color w:val="000000" w:themeColor="text1"/>
          <w:sz w:val="28"/>
          <w:lang w:val="en-US"/>
        </w:rPr>
        <w:t>Poste</w:t>
      </w:r>
      <w:r w:rsidR="001575F0">
        <w:rPr>
          <w:rFonts w:ascii="Times New Roman" w:hAnsi="Times New Roman" w:cs="Times New Roman"/>
          <w:color w:val="000000" w:themeColor="text1"/>
          <w:sz w:val="28"/>
          <w:lang w:val="en-US"/>
        </w:rPr>
        <w:t xml:space="preserve">r, – </w:t>
      </w:r>
      <w:r w:rsidR="007665E4">
        <w:rPr>
          <w:rFonts w:ascii="Times New Roman" w:hAnsi="Times New Roman" w:cs="Times New Roman"/>
          <w:color w:val="000000" w:themeColor="text1"/>
          <w:sz w:val="28"/>
          <w:lang w:val="en-US"/>
        </w:rPr>
        <w:t>1</w:t>
      </w:r>
      <w:r w:rsidR="007665E4">
        <w:rPr>
          <w:rFonts w:ascii="Times New Roman" w:hAnsi="Times New Roman" w:cs="Times New Roman"/>
          <w:color w:val="000000" w:themeColor="text1"/>
          <w:sz w:val="28"/>
        </w:rPr>
        <w:t>3.02.202</w:t>
      </w:r>
      <w:r w:rsidR="001575F0">
        <w:rPr>
          <w:rFonts w:ascii="Times New Roman" w:hAnsi="Times New Roman" w:cs="Times New Roman"/>
          <w:color w:val="000000" w:themeColor="text1"/>
          <w:sz w:val="28"/>
          <w:lang w:val="en-US"/>
        </w:rPr>
        <w:t>2</w:t>
      </w:r>
      <w:r w:rsidR="00223581">
        <w:rPr>
          <w:rFonts w:ascii="Times New Roman" w:hAnsi="Times New Roman" w:cs="Times New Roman"/>
          <w:color w:val="000000" w:themeColor="text1"/>
          <w:sz w:val="28"/>
          <w:lang w:val="en-US"/>
        </w:rPr>
        <w:t>, – [</w:t>
      </w:r>
      <w:r w:rsidR="00223581">
        <w:rPr>
          <w:rFonts w:ascii="Times New Roman" w:hAnsi="Times New Roman" w:cs="Times New Roman"/>
          <w:color w:val="000000" w:themeColor="text1"/>
          <w:sz w:val="28"/>
        </w:rPr>
        <w:t>Електронний ресурс</w:t>
      </w:r>
      <w:r w:rsidR="00223581">
        <w:rPr>
          <w:rFonts w:ascii="Times New Roman" w:hAnsi="Times New Roman" w:cs="Times New Roman"/>
          <w:color w:val="000000" w:themeColor="text1"/>
          <w:sz w:val="28"/>
          <w:lang w:val="en-US"/>
        </w:rPr>
        <w:t xml:space="preserve">], – </w:t>
      </w:r>
      <w:r w:rsidR="00223581">
        <w:rPr>
          <w:rFonts w:ascii="Times New Roman" w:hAnsi="Times New Roman" w:cs="Times New Roman"/>
          <w:color w:val="000000" w:themeColor="text1"/>
          <w:sz w:val="28"/>
        </w:rPr>
        <w:t xml:space="preserve">Режим доступу: </w:t>
      </w:r>
      <w:hyperlink r:id="rId35" w:history="1">
        <w:r w:rsidR="00820514" w:rsidRPr="00120833">
          <w:rPr>
            <w:rStyle w:val="Hyperlink"/>
            <w:rFonts w:ascii="Times New Roman" w:hAnsi="Times New Roman" w:cs="Times New Roman"/>
            <w:sz w:val="28"/>
          </w:rPr>
          <w:t>https://joinposter.com/ua/post/kalculaciyna-kartka</w:t>
        </w:r>
      </w:hyperlink>
    </w:p>
    <w:p w14:paraId="7759FF95" w14:textId="0C3E1B43" w:rsidR="00D72DC6" w:rsidRPr="005315B8" w:rsidRDefault="00B517A3" w:rsidP="005315B8">
      <w:pPr>
        <w:pStyle w:val="ListParagraph"/>
        <w:numPr>
          <w:ilvl w:val="0"/>
          <w:numId w:val="10"/>
        </w:numPr>
        <w:spacing w:line="360" w:lineRule="auto"/>
        <w:ind w:left="283" w:firstLine="709"/>
        <w:jc w:val="both"/>
        <w:rPr>
          <w:rFonts w:ascii="Times New Roman" w:hAnsi="Times New Roman" w:cs="Times New Roman"/>
          <w:color w:val="000000" w:themeColor="text1"/>
          <w:sz w:val="28"/>
        </w:rPr>
      </w:pPr>
      <w:r w:rsidRPr="00B517A3">
        <w:rPr>
          <w:rFonts w:ascii="Times New Roman" w:hAnsi="Times New Roman" w:cs="Times New Roman"/>
          <w:color w:val="000000" w:themeColor="text1"/>
          <w:sz w:val="28"/>
        </w:rPr>
        <w:t>«ТОВАРИСТВО З ОБМЕЖЕНОЮ ВIДПОВIДАЛЬНIСТЮ «КИЇВХЛІБ»: бухгалтерська звітність і фінансовий аналіз за 2020 р.</w:t>
      </w:r>
      <w:r w:rsidR="0062778C">
        <w:rPr>
          <w:rFonts w:ascii="Times New Roman" w:hAnsi="Times New Roman" w:cs="Times New Roman"/>
          <w:color w:val="000000" w:themeColor="text1"/>
          <w:sz w:val="28"/>
        </w:rPr>
        <w:t xml:space="preserve"> </w:t>
      </w:r>
      <w:r w:rsidR="0062778C">
        <w:rPr>
          <w:rFonts w:ascii="Times New Roman" w:hAnsi="Times New Roman" w:cs="Times New Roman"/>
          <w:color w:val="000000" w:themeColor="text1"/>
          <w:sz w:val="28"/>
          <w:lang w:val="en-US"/>
        </w:rPr>
        <w:t xml:space="preserve">// </w:t>
      </w:r>
      <w:r w:rsidR="0062778C">
        <w:rPr>
          <w:rFonts w:ascii="Times New Roman" w:hAnsi="Times New Roman" w:cs="Times New Roman"/>
          <w:color w:val="000000" w:themeColor="text1"/>
          <w:sz w:val="28"/>
        </w:rPr>
        <w:t>Портал Звітність українських підприємств</w:t>
      </w:r>
      <w:r w:rsidR="00F60FCA">
        <w:rPr>
          <w:rFonts w:ascii="Times New Roman" w:hAnsi="Times New Roman" w:cs="Times New Roman"/>
          <w:color w:val="000000" w:themeColor="text1"/>
          <w:sz w:val="28"/>
          <w:lang w:val="en-US"/>
        </w:rPr>
        <w:t>, – [</w:t>
      </w:r>
      <w:r w:rsidR="00F60FCA">
        <w:rPr>
          <w:rFonts w:ascii="Times New Roman" w:hAnsi="Times New Roman" w:cs="Times New Roman"/>
          <w:color w:val="000000" w:themeColor="text1"/>
          <w:sz w:val="28"/>
        </w:rPr>
        <w:t>Електронний ресурс</w:t>
      </w:r>
      <w:r w:rsidR="00F60FCA">
        <w:rPr>
          <w:rFonts w:ascii="Times New Roman" w:hAnsi="Times New Roman" w:cs="Times New Roman"/>
          <w:color w:val="000000" w:themeColor="text1"/>
          <w:sz w:val="28"/>
          <w:lang w:val="en-US"/>
        </w:rPr>
        <w:t>], –</w:t>
      </w:r>
      <w:r w:rsidR="00F60FCA">
        <w:rPr>
          <w:rFonts w:ascii="Times New Roman" w:hAnsi="Times New Roman" w:cs="Times New Roman"/>
          <w:color w:val="000000" w:themeColor="text1"/>
          <w:sz w:val="28"/>
        </w:rPr>
        <w:t xml:space="preserve"> Режим доступу:</w:t>
      </w:r>
      <w:r w:rsidR="001C36F2">
        <w:rPr>
          <w:rFonts w:ascii="Times New Roman" w:hAnsi="Times New Roman" w:cs="Times New Roman"/>
          <w:color w:val="000000" w:themeColor="text1"/>
          <w:sz w:val="28"/>
        </w:rPr>
        <w:t xml:space="preserve"> </w:t>
      </w:r>
      <w:hyperlink r:id="rId36" w:history="1">
        <w:r w:rsidR="00221899" w:rsidRPr="00120833">
          <w:rPr>
            <w:rStyle w:val="Hyperlink"/>
            <w:rFonts w:ascii="Times New Roman" w:hAnsi="Times New Roman" w:cs="Times New Roman"/>
            <w:sz w:val="28"/>
          </w:rPr>
          <w:t>https://zvitnist.com/37175817_TOVARYSTVO_Z_OBMEZHENOU_VDPOVDALNSTU_KYYIVHLIB</w:t>
        </w:r>
      </w:hyperlink>
    </w:p>
    <w:p w14:paraId="67C07F05" w14:textId="77777777" w:rsidR="00160FAB" w:rsidRDefault="00160FAB" w:rsidP="00160FAB">
      <w:pPr>
        <w:pStyle w:val="ListParagraph"/>
        <w:spacing w:line="360" w:lineRule="auto"/>
        <w:ind w:left="992"/>
        <w:jc w:val="both"/>
        <w:rPr>
          <w:rFonts w:ascii="Times New Roman" w:hAnsi="Times New Roman" w:cs="Times New Roman"/>
          <w:sz w:val="28"/>
        </w:rPr>
      </w:pPr>
    </w:p>
    <w:p w14:paraId="3BA9EE98" w14:textId="77777777" w:rsidR="00160FAB" w:rsidRDefault="00160FAB" w:rsidP="00160FAB">
      <w:pPr>
        <w:pStyle w:val="ListParagraph"/>
        <w:spacing w:line="360" w:lineRule="auto"/>
        <w:ind w:left="992"/>
        <w:jc w:val="both"/>
        <w:rPr>
          <w:rFonts w:ascii="Times New Roman" w:hAnsi="Times New Roman" w:cs="Times New Roman"/>
          <w:color w:val="000000" w:themeColor="text1"/>
          <w:sz w:val="28"/>
        </w:rPr>
        <w:sectPr w:rsidR="00160FAB" w:rsidSect="00E2784A">
          <w:pgSz w:w="11906" w:h="16838"/>
          <w:pgMar w:top="1134" w:right="567" w:bottom="1134" w:left="1701" w:header="709" w:footer="709" w:gutter="0"/>
          <w:cols w:space="708"/>
          <w:docGrid w:linePitch="360"/>
        </w:sectPr>
      </w:pPr>
    </w:p>
    <w:p w14:paraId="02106172" w14:textId="2AD0D7BE" w:rsidR="00160FAB" w:rsidRDefault="00160FAB" w:rsidP="008D3877">
      <w:pPr>
        <w:pStyle w:val="ListParagraph"/>
        <w:spacing w:line="360" w:lineRule="auto"/>
        <w:ind w:left="992"/>
        <w:jc w:val="both"/>
        <w:outlineLvl w:val="0"/>
        <w:rPr>
          <w:rFonts w:ascii="Times New Roman" w:hAnsi="Times New Roman" w:cs="Times New Roman"/>
          <w:b/>
          <w:bCs/>
          <w:color w:val="000000" w:themeColor="text1"/>
          <w:sz w:val="28"/>
        </w:rPr>
      </w:pPr>
      <w:bookmarkStart w:id="26" w:name="_Toc130335621"/>
      <w:r w:rsidRPr="00160FAB">
        <w:rPr>
          <w:rFonts w:ascii="Times New Roman" w:hAnsi="Times New Roman" w:cs="Times New Roman"/>
          <w:b/>
          <w:bCs/>
          <w:color w:val="000000" w:themeColor="text1"/>
          <w:sz w:val="28"/>
        </w:rPr>
        <w:lastRenderedPageBreak/>
        <w:t>ДОДАТОК А</w:t>
      </w:r>
      <w:bookmarkEnd w:id="26"/>
    </w:p>
    <w:p w14:paraId="6CD5A856" w14:textId="6352227A" w:rsidR="0004768E" w:rsidRPr="0004768E" w:rsidRDefault="0004768E" w:rsidP="0050778A">
      <w:pPr>
        <w:spacing w:line="360" w:lineRule="auto"/>
        <w:jc w:val="both"/>
        <w:rPr>
          <w:b/>
          <w:bCs/>
          <w:color w:val="000000" w:themeColor="text1"/>
          <w:sz w:val="28"/>
        </w:rPr>
      </w:pPr>
      <w:r w:rsidRPr="0004768E">
        <w:rPr>
          <w:b/>
          <w:bCs/>
          <w:noProof/>
          <w:color w:val="000000" w:themeColor="text1"/>
          <w:sz w:val="28"/>
        </w:rPr>
        <w:drawing>
          <wp:inline distT="0" distB="0" distL="0" distR="0" wp14:anchorId="61018C1E" wp14:editId="60F25CC4">
            <wp:extent cx="6120130" cy="2740025"/>
            <wp:effectExtent l="0" t="0" r="1270" b="3175"/>
            <wp:docPr id="21" name="Picture 2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hematic&#10;&#10;Description automatically generated"/>
                    <pic:cNvPicPr/>
                  </pic:nvPicPr>
                  <pic:blipFill>
                    <a:blip r:embed="rId37"/>
                    <a:stretch>
                      <a:fillRect/>
                    </a:stretch>
                  </pic:blipFill>
                  <pic:spPr>
                    <a:xfrm>
                      <a:off x="0" y="0"/>
                      <a:ext cx="6120130" cy="2740025"/>
                    </a:xfrm>
                    <a:prstGeom prst="rect">
                      <a:avLst/>
                    </a:prstGeom>
                  </pic:spPr>
                </pic:pic>
              </a:graphicData>
            </a:graphic>
          </wp:inline>
        </w:drawing>
      </w:r>
    </w:p>
    <w:sectPr w:rsidR="0004768E" w:rsidRPr="0004768E" w:rsidSect="00160FAB">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742B7" w14:textId="77777777" w:rsidR="006263E2" w:rsidRDefault="006263E2" w:rsidP="00391AC3">
      <w:r>
        <w:separator/>
      </w:r>
    </w:p>
  </w:endnote>
  <w:endnote w:type="continuationSeparator" w:id="0">
    <w:p w14:paraId="2C60B9C8" w14:textId="77777777" w:rsidR="006263E2" w:rsidRDefault="006263E2" w:rsidP="00391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6412A" w14:textId="77777777" w:rsidR="006263E2" w:rsidRDefault="006263E2" w:rsidP="00391AC3">
      <w:r>
        <w:separator/>
      </w:r>
    </w:p>
  </w:footnote>
  <w:footnote w:type="continuationSeparator" w:id="0">
    <w:p w14:paraId="6674FC36" w14:textId="77777777" w:rsidR="006263E2" w:rsidRDefault="006263E2" w:rsidP="00391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308946"/>
      <w:docPartObj>
        <w:docPartGallery w:val="Page Numbers (Top of Page)"/>
        <w:docPartUnique/>
      </w:docPartObj>
    </w:sdtPr>
    <w:sdtContent>
      <w:p w14:paraId="66863E4F" w14:textId="7F541C08" w:rsidR="00391AC3" w:rsidRDefault="00391AC3" w:rsidP="0018112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87E69" w14:textId="77777777" w:rsidR="00391AC3" w:rsidRDefault="00391AC3" w:rsidP="00391AC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8"/>
        <w:szCs w:val="28"/>
      </w:rPr>
      <w:id w:val="1196347122"/>
      <w:docPartObj>
        <w:docPartGallery w:val="Page Numbers (Top of Page)"/>
        <w:docPartUnique/>
      </w:docPartObj>
    </w:sdtPr>
    <w:sdtContent>
      <w:p w14:paraId="32723F84" w14:textId="4557B91D" w:rsidR="00391AC3" w:rsidRPr="007734AE" w:rsidRDefault="00391AC3" w:rsidP="0018112D">
        <w:pPr>
          <w:pStyle w:val="Header"/>
          <w:framePr w:wrap="none" w:vAnchor="text" w:hAnchor="margin" w:xAlign="right" w:y="1"/>
          <w:rPr>
            <w:rStyle w:val="PageNumber"/>
            <w:rFonts w:ascii="Times New Roman" w:hAnsi="Times New Roman" w:cs="Times New Roman"/>
            <w:sz w:val="28"/>
            <w:szCs w:val="28"/>
          </w:rPr>
        </w:pPr>
        <w:r w:rsidRPr="007734AE">
          <w:rPr>
            <w:rStyle w:val="PageNumber"/>
            <w:rFonts w:ascii="Times New Roman" w:hAnsi="Times New Roman" w:cs="Times New Roman"/>
            <w:sz w:val="28"/>
            <w:szCs w:val="28"/>
          </w:rPr>
          <w:fldChar w:fldCharType="begin"/>
        </w:r>
        <w:r w:rsidRPr="007734AE">
          <w:rPr>
            <w:rStyle w:val="PageNumber"/>
            <w:rFonts w:ascii="Times New Roman" w:hAnsi="Times New Roman" w:cs="Times New Roman"/>
            <w:sz w:val="28"/>
            <w:szCs w:val="28"/>
          </w:rPr>
          <w:instrText xml:space="preserve"> PAGE </w:instrText>
        </w:r>
        <w:r w:rsidRPr="007734AE">
          <w:rPr>
            <w:rStyle w:val="PageNumber"/>
            <w:rFonts w:ascii="Times New Roman" w:hAnsi="Times New Roman" w:cs="Times New Roman"/>
            <w:sz w:val="28"/>
            <w:szCs w:val="28"/>
          </w:rPr>
          <w:fldChar w:fldCharType="separate"/>
        </w:r>
        <w:r w:rsidRPr="007734AE">
          <w:rPr>
            <w:rStyle w:val="PageNumber"/>
            <w:rFonts w:ascii="Times New Roman" w:hAnsi="Times New Roman" w:cs="Times New Roman"/>
            <w:noProof/>
            <w:sz w:val="28"/>
            <w:szCs w:val="28"/>
          </w:rPr>
          <w:t>2</w:t>
        </w:r>
        <w:r w:rsidRPr="007734AE">
          <w:rPr>
            <w:rStyle w:val="PageNumber"/>
            <w:rFonts w:ascii="Times New Roman" w:hAnsi="Times New Roman" w:cs="Times New Roman"/>
            <w:sz w:val="28"/>
            <w:szCs w:val="28"/>
          </w:rPr>
          <w:fldChar w:fldCharType="end"/>
        </w:r>
      </w:p>
    </w:sdtContent>
  </w:sdt>
  <w:p w14:paraId="1D9D311F" w14:textId="77777777" w:rsidR="00391AC3" w:rsidRDefault="00391AC3" w:rsidP="00391AC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E57"/>
    <w:multiLevelType w:val="hybridMultilevel"/>
    <w:tmpl w:val="CABAF4EA"/>
    <w:lvl w:ilvl="0" w:tplc="C818F6CE">
      <w:start w:val="1"/>
      <w:numFmt w:val="decimal"/>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1" w15:restartNumberingAfterBreak="0">
    <w:nsid w:val="0B1A16C0"/>
    <w:multiLevelType w:val="multilevel"/>
    <w:tmpl w:val="0EFAEDA8"/>
    <w:lvl w:ilvl="0">
      <w:start w:val="1"/>
      <w:numFmt w:val="decimal"/>
      <w:lvlText w:val="%1."/>
      <w:lvlJc w:val="left"/>
      <w:pPr>
        <w:ind w:left="420" w:hanging="420"/>
      </w:pPr>
      <w:rPr>
        <w:rFonts w:hint="default"/>
        <w:b/>
      </w:rPr>
    </w:lvl>
    <w:lvl w:ilvl="1">
      <w:start w:val="1"/>
      <w:numFmt w:val="decimal"/>
      <w:lvlText w:val="%1.%2."/>
      <w:lvlJc w:val="left"/>
      <w:pPr>
        <w:ind w:left="1713" w:hanging="720"/>
      </w:pPr>
      <w:rPr>
        <w:rFonts w:hint="default"/>
        <w:b/>
      </w:rPr>
    </w:lvl>
    <w:lvl w:ilvl="2">
      <w:start w:val="1"/>
      <w:numFmt w:val="decimal"/>
      <w:lvlText w:val="%1.%2.%3."/>
      <w:lvlJc w:val="left"/>
      <w:pPr>
        <w:ind w:left="2706" w:hanging="720"/>
      </w:pPr>
      <w:rPr>
        <w:rFonts w:hint="default"/>
        <w:b/>
      </w:rPr>
    </w:lvl>
    <w:lvl w:ilvl="3">
      <w:start w:val="1"/>
      <w:numFmt w:val="decimal"/>
      <w:lvlText w:val="%1.%2.%3.%4."/>
      <w:lvlJc w:val="left"/>
      <w:pPr>
        <w:ind w:left="4059" w:hanging="1080"/>
      </w:pPr>
      <w:rPr>
        <w:rFonts w:hint="default"/>
        <w:b/>
      </w:rPr>
    </w:lvl>
    <w:lvl w:ilvl="4">
      <w:start w:val="1"/>
      <w:numFmt w:val="decimal"/>
      <w:lvlText w:val="%1.%2.%3.%4.%5."/>
      <w:lvlJc w:val="left"/>
      <w:pPr>
        <w:ind w:left="5052" w:hanging="1080"/>
      </w:pPr>
      <w:rPr>
        <w:rFonts w:hint="default"/>
        <w:b/>
      </w:rPr>
    </w:lvl>
    <w:lvl w:ilvl="5">
      <w:start w:val="1"/>
      <w:numFmt w:val="decimal"/>
      <w:lvlText w:val="%1.%2.%3.%4.%5.%6."/>
      <w:lvlJc w:val="left"/>
      <w:pPr>
        <w:ind w:left="6405" w:hanging="1440"/>
      </w:pPr>
      <w:rPr>
        <w:rFonts w:hint="default"/>
        <w:b/>
      </w:rPr>
    </w:lvl>
    <w:lvl w:ilvl="6">
      <w:start w:val="1"/>
      <w:numFmt w:val="decimal"/>
      <w:lvlText w:val="%1.%2.%3.%4.%5.%6.%7."/>
      <w:lvlJc w:val="left"/>
      <w:pPr>
        <w:ind w:left="7758" w:hanging="1800"/>
      </w:pPr>
      <w:rPr>
        <w:rFonts w:hint="default"/>
        <w:b/>
      </w:rPr>
    </w:lvl>
    <w:lvl w:ilvl="7">
      <w:start w:val="1"/>
      <w:numFmt w:val="decimal"/>
      <w:lvlText w:val="%1.%2.%3.%4.%5.%6.%7.%8."/>
      <w:lvlJc w:val="left"/>
      <w:pPr>
        <w:ind w:left="8751" w:hanging="1800"/>
      </w:pPr>
      <w:rPr>
        <w:rFonts w:hint="default"/>
        <w:b/>
      </w:rPr>
    </w:lvl>
    <w:lvl w:ilvl="8">
      <w:start w:val="1"/>
      <w:numFmt w:val="decimal"/>
      <w:lvlText w:val="%1.%2.%3.%4.%5.%6.%7.%8.%9."/>
      <w:lvlJc w:val="left"/>
      <w:pPr>
        <w:ind w:left="10104" w:hanging="2160"/>
      </w:pPr>
      <w:rPr>
        <w:rFonts w:hint="default"/>
        <w:b/>
      </w:rPr>
    </w:lvl>
  </w:abstractNum>
  <w:abstractNum w:abstractNumId="2" w15:restartNumberingAfterBreak="0">
    <w:nsid w:val="0DAE01E0"/>
    <w:multiLevelType w:val="hybridMultilevel"/>
    <w:tmpl w:val="1F903CD8"/>
    <w:lvl w:ilvl="0" w:tplc="7C4C05AE">
      <w:start w:val="10"/>
      <w:numFmt w:val="bullet"/>
      <w:lvlText w:val="-"/>
      <w:lvlJc w:val="left"/>
      <w:pPr>
        <w:ind w:left="1352" w:hanging="360"/>
      </w:pPr>
      <w:rPr>
        <w:rFonts w:ascii="Times New Roman" w:eastAsia="Times New Roman" w:hAnsi="Times New Roman" w:cs="Times New Roman" w:hint="default"/>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3" w15:restartNumberingAfterBreak="0">
    <w:nsid w:val="19DD6015"/>
    <w:multiLevelType w:val="multilevel"/>
    <w:tmpl w:val="4D2AAFFC"/>
    <w:lvl w:ilvl="0">
      <w:start w:val="1"/>
      <w:numFmt w:val="decimal"/>
      <w:lvlText w:val="%1."/>
      <w:lvlJc w:val="left"/>
      <w:pPr>
        <w:ind w:left="500" w:hanging="500"/>
      </w:pPr>
      <w:rPr>
        <w:rFonts w:hint="default"/>
        <w:b/>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CCD7E74"/>
    <w:multiLevelType w:val="multilevel"/>
    <w:tmpl w:val="03B0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20711"/>
    <w:multiLevelType w:val="hybridMultilevel"/>
    <w:tmpl w:val="6310F8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C26F11"/>
    <w:multiLevelType w:val="multilevel"/>
    <w:tmpl w:val="B608E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color w:val="auto"/>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D74AE"/>
    <w:multiLevelType w:val="multilevel"/>
    <w:tmpl w:val="37DEB3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D1CA5"/>
    <w:multiLevelType w:val="hybridMultilevel"/>
    <w:tmpl w:val="136A366A"/>
    <w:lvl w:ilvl="0" w:tplc="C0DC5574">
      <w:start w:val="185"/>
      <w:numFmt w:val="bullet"/>
      <w:lvlText w:val="-"/>
      <w:lvlJc w:val="left"/>
      <w:pPr>
        <w:ind w:left="1712" w:hanging="360"/>
      </w:pPr>
      <w:rPr>
        <w:rFonts w:ascii="Times New Roman" w:eastAsia="Times New Roman" w:hAnsi="Times New Roman" w:cs="Times New Roman" w:hint="default"/>
      </w:rPr>
    </w:lvl>
    <w:lvl w:ilvl="1" w:tplc="08090003" w:tentative="1">
      <w:start w:val="1"/>
      <w:numFmt w:val="bullet"/>
      <w:lvlText w:val="o"/>
      <w:lvlJc w:val="left"/>
      <w:pPr>
        <w:ind w:left="2432" w:hanging="360"/>
      </w:pPr>
      <w:rPr>
        <w:rFonts w:ascii="Courier New" w:hAnsi="Courier New" w:cs="Courier New" w:hint="default"/>
      </w:rPr>
    </w:lvl>
    <w:lvl w:ilvl="2" w:tplc="08090005" w:tentative="1">
      <w:start w:val="1"/>
      <w:numFmt w:val="bullet"/>
      <w:lvlText w:val=""/>
      <w:lvlJc w:val="left"/>
      <w:pPr>
        <w:ind w:left="3152" w:hanging="360"/>
      </w:pPr>
      <w:rPr>
        <w:rFonts w:ascii="Wingdings" w:hAnsi="Wingdings" w:hint="default"/>
      </w:rPr>
    </w:lvl>
    <w:lvl w:ilvl="3" w:tplc="08090001" w:tentative="1">
      <w:start w:val="1"/>
      <w:numFmt w:val="bullet"/>
      <w:lvlText w:val=""/>
      <w:lvlJc w:val="left"/>
      <w:pPr>
        <w:ind w:left="3872" w:hanging="360"/>
      </w:pPr>
      <w:rPr>
        <w:rFonts w:ascii="Symbol" w:hAnsi="Symbol" w:hint="default"/>
      </w:rPr>
    </w:lvl>
    <w:lvl w:ilvl="4" w:tplc="08090003" w:tentative="1">
      <w:start w:val="1"/>
      <w:numFmt w:val="bullet"/>
      <w:lvlText w:val="o"/>
      <w:lvlJc w:val="left"/>
      <w:pPr>
        <w:ind w:left="4592" w:hanging="360"/>
      </w:pPr>
      <w:rPr>
        <w:rFonts w:ascii="Courier New" w:hAnsi="Courier New" w:cs="Courier New" w:hint="default"/>
      </w:rPr>
    </w:lvl>
    <w:lvl w:ilvl="5" w:tplc="08090005" w:tentative="1">
      <w:start w:val="1"/>
      <w:numFmt w:val="bullet"/>
      <w:lvlText w:val=""/>
      <w:lvlJc w:val="left"/>
      <w:pPr>
        <w:ind w:left="5312" w:hanging="360"/>
      </w:pPr>
      <w:rPr>
        <w:rFonts w:ascii="Wingdings" w:hAnsi="Wingdings" w:hint="default"/>
      </w:rPr>
    </w:lvl>
    <w:lvl w:ilvl="6" w:tplc="08090001" w:tentative="1">
      <w:start w:val="1"/>
      <w:numFmt w:val="bullet"/>
      <w:lvlText w:val=""/>
      <w:lvlJc w:val="left"/>
      <w:pPr>
        <w:ind w:left="6032" w:hanging="360"/>
      </w:pPr>
      <w:rPr>
        <w:rFonts w:ascii="Symbol" w:hAnsi="Symbol" w:hint="default"/>
      </w:rPr>
    </w:lvl>
    <w:lvl w:ilvl="7" w:tplc="08090003" w:tentative="1">
      <w:start w:val="1"/>
      <w:numFmt w:val="bullet"/>
      <w:lvlText w:val="o"/>
      <w:lvlJc w:val="left"/>
      <w:pPr>
        <w:ind w:left="6752" w:hanging="360"/>
      </w:pPr>
      <w:rPr>
        <w:rFonts w:ascii="Courier New" w:hAnsi="Courier New" w:cs="Courier New" w:hint="default"/>
      </w:rPr>
    </w:lvl>
    <w:lvl w:ilvl="8" w:tplc="08090005" w:tentative="1">
      <w:start w:val="1"/>
      <w:numFmt w:val="bullet"/>
      <w:lvlText w:val=""/>
      <w:lvlJc w:val="left"/>
      <w:pPr>
        <w:ind w:left="7472" w:hanging="360"/>
      </w:pPr>
      <w:rPr>
        <w:rFonts w:ascii="Wingdings" w:hAnsi="Wingdings" w:hint="default"/>
      </w:rPr>
    </w:lvl>
  </w:abstractNum>
  <w:abstractNum w:abstractNumId="9" w15:restartNumberingAfterBreak="0">
    <w:nsid w:val="74397516"/>
    <w:multiLevelType w:val="hybridMultilevel"/>
    <w:tmpl w:val="43DCBF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AA4D88"/>
    <w:multiLevelType w:val="hybridMultilevel"/>
    <w:tmpl w:val="5FCEE6CE"/>
    <w:lvl w:ilvl="0" w:tplc="0809000F">
      <w:start w:val="1"/>
      <w:numFmt w:val="decimal"/>
      <w:lvlText w:val="%1."/>
      <w:lvlJc w:val="left"/>
      <w:pPr>
        <w:ind w:left="1713" w:hanging="360"/>
      </w:p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11" w15:restartNumberingAfterBreak="0">
    <w:nsid w:val="7C470104"/>
    <w:multiLevelType w:val="multilevel"/>
    <w:tmpl w:val="7E7AA7D4"/>
    <w:lvl w:ilvl="0">
      <w:start w:val="1"/>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2071923436">
    <w:abstractNumId w:val="11"/>
  </w:num>
  <w:num w:numId="2" w16cid:durableId="2113160133">
    <w:abstractNumId w:val="6"/>
  </w:num>
  <w:num w:numId="3" w16cid:durableId="283779979">
    <w:abstractNumId w:val="7"/>
  </w:num>
  <w:num w:numId="4" w16cid:durableId="1316447785">
    <w:abstractNumId w:val="4"/>
  </w:num>
  <w:num w:numId="5" w16cid:durableId="1964264931">
    <w:abstractNumId w:val="1"/>
  </w:num>
  <w:num w:numId="6" w16cid:durableId="802381586">
    <w:abstractNumId w:val="9"/>
  </w:num>
  <w:num w:numId="7" w16cid:durableId="1809009448">
    <w:abstractNumId w:val="3"/>
  </w:num>
  <w:num w:numId="8" w16cid:durableId="457182931">
    <w:abstractNumId w:val="8"/>
  </w:num>
  <w:num w:numId="9" w16cid:durableId="1805586545">
    <w:abstractNumId w:val="10"/>
  </w:num>
  <w:num w:numId="10" w16cid:durableId="1726027047">
    <w:abstractNumId w:val="5"/>
  </w:num>
  <w:num w:numId="11" w16cid:durableId="861895432">
    <w:abstractNumId w:val="2"/>
  </w:num>
  <w:num w:numId="12" w16cid:durableId="7136965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xik007@gmail.com">
    <w15:presenceInfo w15:providerId="Windows Live" w15:userId="f8fc85728b6980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D80"/>
    <w:rsid w:val="00001FFA"/>
    <w:rsid w:val="0000201E"/>
    <w:rsid w:val="00003643"/>
    <w:rsid w:val="000079E6"/>
    <w:rsid w:val="00011252"/>
    <w:rsid w:val="0001266C"/>
    <w:rsid w:val="00016541"/>
    <w:rsid w:val="00022DCD"/>
    <w:rsid w:val="000239F6"/>
    <w:rsid w:val="00024528"/>
    <w:rsid w:val="00025D49"/>
    <w:rsid w:val="00026CEF"/>
    <w:rsid w:val="00027D1F"/>
    <w:rsid w:val="00032456"/>
    <w:rsid w:val="000330E3"/>
    <w:rsid w:val="00033CE3"/>
    <w:rsid w:val="00035DA4"/>
    <w:rsid w:val="00037DC3"/>
    <w:rsid w:val="00043A53"/>
    <w:rsid w:val="0004423C"/>
    <w:rsid w:val="00046ED7"/>
    <w:rsid w:val="00047079"/>
    <w:rsid w:val="0004768E"/>
    <w:rsid w:val="00047C02"/>
    <w:rsid w:val="00050BE8"/>
    <w:rsid w:val="00052B44"/>
    <w:rsid w:val="00052F1A"/>
    <w:rsid w:val="000533A3"/>
    <w:rsid w:val="000539CD"/>
    <w:rsid w:val="00053B47"/>
    <w:rsid w:val="000644DB"/>
    <w:rsid w:val="0006640B"/>
    <w:rsid w:val="00066FDB"/>
    <w:rsid w:val="000711CE"/>
    <w:rsid w:val="00071B47"/>
    <w:rsid w:val="00074170"/>
    <w:rsid w:val="00074D98"/>
    <w:rsid w:val="00076689"/>
    <w:rsid w:val="00076A06"/>
    <w:rsid w:val="0008213A"/>
    <w:rsid w:val="000846DD"/>
    <w:rsid w:val="000909AC"/>
    <w:rsid w:val="000925C3"/>
    <w:rsid w:val="0009417A"/>
    <w:rsid w:val="0009556C"/>
    <w:rsid w:val="000962F3"/>
    <w:rsid w:val="000A09CC"/>
    <w:rsid w:val="000A11BE"/>
    <w:rsid w:val="000A2B4B"/>
    <w:rsid w:val="000A3C4E"/>
    <w:rsid w:val="000A71EA"/>
    <w:rsid w:val="000B09C5"/>
    <w:rsid w:val="000B2004"/>
    <w:rsid w:val="000B664A"/>
    <w:rsid w:val="000B6E47"/>
    <w:rsid w:val="000B7AD7"/>
    <w:rsid w:val="000C0282"/>
    <w:rsid w:val="000C071B"/>
    <w:rsid w:val="000C6236"/>
    <w:rsid w:val="000C6BC0"/>
    <w:rsid w:val="000C76CB"/>
    <w:rsid w:val="000D2858"/>
    <w:rsid w:val="000E6F08"/>
    <w:rsid w:val="000F25BD"/>
    <w:rsid w:val="000F3527"/>
    <w:rsid w:val="000F3EDE"/>
    <w:rsid w:val="000F5290"/>
    <w:rsid w:val="000F57A8"/>
    <w:rsid w:val="000F5B1B"/>
    <w:rsid w:val="000F6000"/>
    <w:rsid w:val="0010036B"/>
    <w:rsid w:val="00104FCE"/>
    <w:rsid w:val="00105F83"/>
    <w:rsid w:val="0011050E"/>
    <w:rsid w:val="00110C50"/>
    <w:rsid w:val="00113BB3"/>
    <w:rsid w:val="00114C9F"/>
    <w:rsid w:val="00115647"/>
    <w:rsid w:val="00115DC4"/>
    <w:rsid w:val="00120187"/>
    <w:rsid w:val="00121578"/>
    <w:rsid w:val="00122D7F"/>
    <w:rsid w:val="00125406"/>
    <w:rsid w:val="00126572"/>
    <w:rsid w:val="00127D9B"/>
    <w:rsid w:val="00127E94"/>
    <w:rsid w:val="00130B01"/>
    <w:rsid w:val="00136086"/>
    <w:rsid w:val="00140304"/>
    <w:rsid w:val="00147258"/>
    <w:rsid w:val="001516EA"/>
    <w:rsid w:val="00155198"/>
    <w:rsid w:val="00155F30"/>
    <w:rsid w:val="00156277"/>
    <w:rsid w:val="00156279"/>
    <w:rsid w:val="001575F0"/>
    <w:rsid w:val="00160852"/>
    <w:rsid w:val="00160FAB"/>
    <w:rsid w:val="00161070"/>
    <w:rsid w:val="00162D1A"/>
    <w:rsid w:val="001643F9"/>
    <w:rsid w:val="00164A6C"/>
    <w:rsid w:val="001704E1"/>
    <w:rsid w:val="00176EC8"/>
    <w:rsid w:val="00177E51"/>
    <w:rsid w:val="00181675"/>
    <w:rsid w:val="00181F9D"/>
    <w:rsid w:val="0018389A"/>
    <w:rsid w:val="0019158E"/>
    <w:rsid w:val="00196614"/>
    <w:rsid w:val="001B3988"/>
    <w:rsid w:val="001B47B5"/>
    <w:rsid w:val="001B71BC"/>
    <w:rsid w:val="001C13B7"/>
    <w:rsid w:val="001C23FE"/>
    <w:rsid w:val="001C272A"/>
    <w:rsid w:val="001C36F2"/>
    <w:rsid w:val="001C589D"/>
    <w:rsid w:val="001C6B89"/>
    <w:rsid w:val="001C71D8"/>
    <w:rsid w:val="001C76D6"/>
    <w:rsid w:val="001D0ADC"/>
    <w:rsid w:val="001D0FC3"/>
    <w:rsid w:val="001D1DDA"/>
    <w:rsid w:val="001D2CBC"/>
    <w:rsid w:val="001D5F1E"/>
    <w:rsid w:val="001E0179"/>
    <w:rsid w:val="001E392B"/>
    <w:rsid w:val="001E677F"/>
    <w:rsid w:val="001E6DC0"/>
    <w:rsid w:val="001F160B"/>
    <w:rsid w:val="001F2163"/>
    <w:rsid w:val="001F4ADD"/>
    <w:rsid w:val="001F57F6"/>
    <w:rsid w:val="00201A92"/>
    <w:rsid w:val="002104AB"/>
    <w:rsid w:val="00214380"/>
    <w:rsid w:val="0021581B"/>
    <w:rsid w:val="00215D8B"/>
    <w:rsid w:val="002176CA"/>
    <w:rsid w:val="00217816"/>
    <w:rsid w:val="00217DD6"/>
    <w:rsid w:val="00221899"/>
    <w:rsid w:val="00222EB4"/>
    <w:rsid w:val="00223581"/>
    <w:rsid w:val="002235E3"/>
    <w:rsid w:val="00227115"/>
    <w:rsid w:val="0023164D"/>
    <w:rsid w:val="00236079"/>
    <w:rsid w:val="0024283C"/>
    <w:rsid w:val="00243240"/>
    <w:rsid w:val="00245478"/>
    <w:rsid w:val="00246615"/>
    <w:rsid w:val="00253FA9"/>
    <w:rsid w:val="00254318"/>
    <w:rsid w:val="00256C2B"/>
    <w:rsid w:val="00257228"/>
    <w:rsid w:val="002578BA"/>
    <w:rsid w:val="002607AB"/>
    <w:rsid w:val="00263B76"/>
    <w:rsid w:val="00265359"/>
    <w:rsid w:val="002675FB"/>
    <w:rsid w:val="00267777"/>
    <w:rsid w:val="002750D8"/>
    <w:rsid w:val="00275CCC"/>
    <w:rsid w:val="002769B3"/>
    <w:rsid w:val="002811E5"/>
    <w:rsid w:val="00282485"/>
    <w:rsid w:val="00282E5B"/>
    <w:rsid w:val="00283655"/>
    <w:rsid w:val="00283A70"/>
    <w:rsid w:val="00283E74"/>
    <w:rsid w:val="00284A1A"/>
    <w:rsid w:val="00284AFB"/>
    <w:rsid w:val="002862A7"/>
    <w:rsid w:val="002874F9"/>
    <w:rsid w:val="002877E3"/>
    <w:rsid w:val="00287A9E"/>
    <w:rsid w:val="00290C27"/>
    <w:rsid w:val="00291280"/>
    <w:rsid w:val="002947D4"/>
    <w:rsid w:val="00297D72"/>
    <w:rsid w:val="002A3438"/>
    <w:rsid w:val="002A5259"/>
    <w:rsid w:val="002A6170"/>
    <w:rsid w:val="002A746B"/>
    <w:rsid w:val="002A7AFF"/>
    <w:rsid w:val="002B12AA"/>
    <w:rsid w:val="002B1C9C"/>
    <w:rsid w:val="002B1FDB"/>
    <w:rsid w:val="002B2165"/>
    <w:rsid w:val="002B3AF0"/>
    <w:rsid w:val="002B4202"/>
    <w:rsid w:val="002B4715"/>
    <w:rsid w:val="002B5A71"/>
    <w:rsid w:val="002B5EF0"/>
    <w:rsid w:val="002B6D08"/>
    <w:rsid w:val="002B700C"/>
    <w:rsid w:val="002C104A"/>
    <w:rsid w:val="002C6484"/>
    <w:rsid w:val="002D001A"/>
    <w:rsid w:val="002D0522"/>
    <w:rsid w:val="002D343F"/>
    <w:rsid w:val="002D4626"/>
    <w:rsid w:val="002D4B14"/>
    <w:rsid w:val="002D5349"/>
    <w:rsid w:val="002E4F3D"/>
    <w:rsid w:val="002E5463"/>
    <w:rsid w:val="002E7026"/>
    <w:rsid w:val="002E76DE"/>
    <w:rsid w:val="002E7F8C"/>
    <w:rsid w:val="002F7E49"/>
    <w:rsid w:val="00301C98"/>
    <w:rsid w:val="003050B3"/>
    <w:rsid w:val="00306BF9"/>
    <w:rsid w:val="003076AA"/>
    <w:rsid w:val="00307E71"/>
    <w:rsid w:val="003119B6"/>
    <w:rsid w:val="0031742B"/>
    <w:rsid w:val="00317F57"/>
    <w:rsid w:val="00320524"/>
    <w:rsid w:val="0032623C"/>
    <w:rsid w:val="00327BFD"/>
    <w:rsid w:val="00327E38"/>
    <w:rsid w:val="00334740"/>
    <w:rsid w:val="00340B59"/>
    <w:rsid w:val="003430C9"/>
    <w:rsid w:val="0034352E"/>
    <w:rsid w:val="00344BC9"/>
    <w:rsid w:val="00344D16"/>
    <w:rsid w:val="003472BA"/>
    <w:rsid w:val="00350A8E"/>
    <w:rsid w:val="00351CDC"/>
    <w:rsid w:val="00353553"/>
    <w:rsid w:val="0035600F"/>
    <w:rsid w:val="003562B7"/>
    <w:rsid w:val="00356EAE"/>
    <w:rsid w:val="00361F18"/>
    <w:rsid w:val="0036252B"/>
    <w:rsid w:val="00363F6E"/>
    <w:rsid w:val="00367F27"/>
    <w:rsid w:val="00372FD7"/>
    <w:rsid w:val="00380191"/>
    <w:rsid w:val="00380C2A"/>
    <w:rsid w:val="003845A5"/>
    <w:rsid w:val="00384C04"/>
    <w:rsid w:val="00385D78"/>
    <w:rsid w:val="003877E7"/>
    <w:rsid w:val="0039011C"/>
    <w:rsid w:val="0039013C"/>
    <w:rsid w:val="00391AC3"/>
    <w:rsid w:val="00391EAA"/>
    <w:rsid w:val="00391EB6"/>
    <w:rsid w:val="003949F7"/>
    <w:rsid w:val="003A0AA1"/>
    <w:rsid w:val="003A0D0C"/>
    <w:rsid w:val="003A3505"/>
    <w:rsid w:val="003A5647"/>
    <w:rsid w:val="003A56C7"/>
    <w:rsid w:val="003B2EB9"/>
    <w:rsid w:val="003B33F1"/>
    <w:rsid w:val="003B58E0"/>
    <w:rsid w:val="003C09ED"/>
    <w:rsid w:val="003C0C8D"/>
    <w:rsid w:val="003C1DF4"/>
    <w:rsid w:val="003C3840"/>
    <w:rsid w:val="003C636F"/>
    <w:rsid w:val="003D0BE1"/>
    <w:rsid w:val="003D120A"/>
    <w:rsid w:val="003D1626"/>
    <w:rsid w:val="003D1887"/>
    <w:rsid w:val="003D3FE3"/>
    <w:rsid w:val="003D4215"/>
    <w:rsid w:val="003D76DF"/>
    <w:rsid w:val="003D787C"/>
    <w:rsid w:val="003E1051"/>
    <w:rsid w:val="003E3897"/>
    <w:rsid w:val="003E3CF8"/>
    <w:rsid w:val="003E5CE3"/>
    <w:rsid w:val="003F2298"/>
    <w:rsid w:val="003F47D7"/>
    <w:rsid w:val="003F533E"/>
    <w:rsid w:val="003F7A2E"/>
    <w:rsid w:val="003F7F41"/>
    <w:rsid w:val="004004FA"/>
    <w:rsid w:val="0040079E"/>
    <w:rsid w:val="004012BA"/>
    <w:rsid w:val="00401964"/>
    <w:rsid w:val="004076B3"/>
    <w:rsid w:val="004117BC"/>
    <w:rsid w:val="00413369"/>
    <w:rsid w:val="00413F8B"/>
    <w:rsid w:val="00420543"/>
    <w:rsid w:val="00420FC1"/>
    <w:rsid w:val="00421912"/>
    <w:rsid w:val="004241B3"/>
    <w:rsid w:val="004256BB"/>
    <w:rsid w:val="00431FBA"/>
    <w:rsid w:val="004325DE"/>
    <w:rsid w:val="00435658"/>
    <w:rsid w:val="00442384"/>
    <w:rsid w:val="00443AD8"/>
    <w:rsid w:val="004459A8"/>
    <w:rsid w:val="00447807"/>
    <w:rsid w:val="00447D0B"/>
    <w:rsid w:val="004514DB"/>
    <w:rsid w:val="00453273"/>
    <w:rsid w:val="004537A4"/>
    <w:rsid w:val="004540B0"/>
    <w:rsid w:val="0045688A"/>
    <w:rsid w:val="00464302"/>
    <w:rsid w:val="004657B3"/>
    <w:rsid w:val="0047222D"/>
    <w:rsid w:val="004740BB"/>
    <w:rsid w:val="0047437D"/>
    <w:rsid w:val="00474C4A"/>
    <w:rsid w:val="004772EE"/>
    <w:rsid w:val="00482650"/>
    <w:rsid w:val="00483C0C"/>
    <w:rsid w:val="00486923"/>
    <w:rsid w:val="00492778"/>
    <w:rsid w:val="00495878"/>
    <w:rsid w:val="00496290"/>
    <w:rsid w:val="0049740B"/>
    <w:rsid w:val="004A1298"/>
    <w:rsid w:val="004A4089"/>
    <w:rsid w:val="004A4D5C"/>
    <w:rsid w:val="004A5592"/>
    <w:rsid w:val="004A573D"/>
    <w:rsid w:val="004B3A24"/>
    <w:rsid w:val="004B4002"/>
    <w:rsid w:val="004B656C"/>
    <w:rsid w:val="004B6EFA"/>
    <w:rsid w:val="004C1DF1"/>
    <w:rsid w:val="004C4F0C"/>
    <w:rsid w:val="004D0933"/>
    <w:rsid w:val="004D20C5"/>
    <w:rsid w:val="004D279A"/>
    <w:rsid w:val="004D379B"/>
    <w:rsid w:val="004D4B83"/>
    <w:rsid w:val="004D5192"/>
    <w:rsid w:val="004D548A"/>
    <w:rsid w:val="004D7374"/>
    <w:rsid w:val="004E000F"/>
    <w:rsid w:val="004E30EC"/>
    <w:rsid w:val="004E41D6"/>
    <w:rsid w:val="004E445D"/>
    <w:rsid w:val="004E5994"/>
    <w:rsid w:val="004F4800"/>
    <w:rsid w:val="004F5EC0"/>
    <w:rsid w:val="00502FC9"/>
    <w:rsid w:val="0050408D"/>
    <w:rsid w:val="005044B0"/>
    <w:rsid w:val="00506EB4"/>
    <w:rsid w:val="0050778A"/>
    <w:rsid w:val="00510072"/>
    <w:rsid w:val="00512767"/>
    <w:rsid w:val="00512DB9"/>
    <w:rsid w:val="00514186"/>
    <w:rsid w:val="00515A3A"/>
    <w:rsid w:val="00523988"/>
    <w:rsid w:val="00527798"/>
    <w:rsid w:val="005315B8"/>
    <w:rsid w:val="00532D32"/>
    <w:rsid w:val="00533615"/>
    <w:rsid w:val="005349BB"/>
    <w:rsid w:val="00534EE7"/>
    <w:rsid w:val="00535ECD"/>
    <w:rsid w:val="0053624B"/>
    <w:rsid w:val="00537439"/>
    <w:rsid w:val="005405C7"/>
    <w:rsid w:val="0054419A"/>
    <w:rsid w:val="00544998"/>
    <w:rsid w:val="00551A06"/>
    <w:rsid w:val="00553466"/>
    <w:rsid w:val="00554CAF"/>
    <w:rsid w:val="00560CD1"/>
    <w:rsid w:val="00561126"/>
    <w:rsid w:val="00561186"/>
    <w:rsid w:val="0056360F"/>
    <w:rsid w:val="0056735B"/>
    <w:rsid w:val="005674F5"/>
    <w:rsid w:val="00567845"/>
    <w:rsid w:val="005706CE"/>
    <w:rsid w:val="00572CCC"/>
    <w:rsid w:val="005734B4"/>
    <w:rsid w:val="00574F53"/>
    <w:rsid w:val="005761B8"/>
    <w:rsid w:val="00581E30"/>
    <w:rsid w:val="00583647"/>
    <w:rsid w:val="0058558E"/>
    <w:rsid w:val="005858A0"/>
    <w:rsid w:val="00586E91"/>
    <w:rsid w:val="005916EC"/>
    <w:rsid w:val="00596F8E"/>
    <w:rsid w:val="005A3BCB"/>
    <w:rsid w:val="005A68A9"/>
    <w:rsid w:val="005A6D5C"/>
    <w:rsid w:val="005B07EC"/>
    <w:rsid w:val="005B0F1D"/>
    <w:rsid w:val="005B327F"/>
    <w:rsid w:val="005B3659"/>
    <w:rsid w:val="005B49C9"/>
    <w:rsid w:val="005B5881"/>
    <w:rsid w:val="005B7A20"/>
    <w:rsid w:val="005C190F"/>
    <w:rsid w:val="005C3EEF"/>
    <w:rsid w:val="005C5B44"/>
    <w:rsid w:val="005C6838"/>
    <w:rsid w:val="005C7F54"/>
    <w:rsid w:val="005D2185"/>
    <w:rsid w:val="005D2606"/>
    <w:rsid w:val="005D2A95"/>
    <w:rsid w:val="005D3864"/>
    <w:rsid w:val="005D473E"/>
    <w:rsid w:val="005D629C"/>
    <w:rsid w:val="005E0285"/>
    <w:rsid w:val="005E0448"/>
    <w:rsid w:val="005E0EEA"/>
    <w:rsid w:val="005E15B2"/>
    <w:rsid w:val="005E34EE"/>
    <w:rsid w:val="005E5824"/>
    <w:rsid w:val="005E6F8C"/>
    <w:rsid w:val="005F2801"/>
    <w:rsid w:val="005F3DA6"/>
    <w:rsid w:val="005F682F"/>
    <w:rsid w:val="00604675"/>
    <w:rsid w:val="00610171"/>
    <w:rsid w:val="00613002"/>
    <w:rsid w:val="00615997"/>
    <w:rsid w:val="00615F8F"/>
    <w:rsid w:val="00621831"/>
    <w:rsid w:val="006218DD"/>
    <w:rsid w:val="00623BE9"/>
    <w:rsid w:val="006250F7"/>
    <w:rsid w:val="00625E03"/>
    <w:rsid w:val="006263E2"/>
    <w:rsid w:val="0062778C"/>
    <w:rsid w:val="00632BA0"/>
    <w:rsid w:val="00633A88"/>
    <w:rsid w:val="00635E5D"/>
    <w:rsid w:val="006366D9"/>
    <w:rsid w:val="00641B51"/>
    <w:rsid w:val="006429FC"/>
    <w:rsid w:val="006431FF"/>
    <w:rsid w:val="00645337"/>
    <w:rsid w:val="00645BFB"/>
    <w:rsid w:val="00646F35"/>
    <w:rsid w:val="006477F8"/>
    <w:rsid w:val="0065429F"/>
    <w:rsid w:val="006549D9"/>
    <w:rsid w:val="0065530B"/>
    <w:rsid w:val="0065664E"/>
    <w:rsid w:val="006624AB"/>
    <w:rsid w:val="00664185"/>
    <w:rsid w:val="006642FD"/>
    <w:rsid w:val="00664E7E"/>
    <w:rsid w:val="00667762"/>
    <w:rsid w:val="00672827"/>
    <w:rsid w:val="00676935"/>
    <w:rsid w:val="006774F2"/>
    <w:rsid w:val="0067795B"/>
    <w:rsid w:val="0068083B"/>
    <w:rsid w:val="006824AA"/>
    <w:rsid w:val="00684E9F"/>
    <w:rsid w:val="006876E2"/>
    <w:rsid w:val="00690193"/>
    <w:rsid w:val="006938C4"/>
    <w:rsid w:val="00697AF1"/>
    <w:rsid w:val="006A3EFB"/>
    <w:rsid w:val="006A6196"/>
    <w:rsid w:val="006B20C1"/>
    <w:rsid w:val="006B28F4"/>
    <w:rsid w:val="006B6FBB"/>
    <w:rsid w:val="006C1AF9"/>
    <w:rsid w:val="006C1B2F"/>
    <w:rsid w:val="006C7A47"/>
    <w:rsid w:val="006D1382"/>
    <w:rsid w:val="006D413C"/>
    <w:rsid w:val="006D5924"/>
    <w:rsid w:val="006D7DD3"/>
    <w:rsid w:val="006E571D"/>
    <w:rsid w:val="006E5C54"/>
    <w:rsid w:val="006E69AB"/>
    <w:rsid w:val="006E7A64"/>
    <w:rsid w:val="006F2DD7"/>
    <w:rsid w:val="006F5C41"/>
    <w:rsid w:val="006F6D4A"/>
    <w:rsid w:val="006F7A40"/>
    <w:rsid w:val="007021CE"/>
    <w:rsid w:val="007046D6"/>
    <w:rsid w:val="00706EB3"/>
    <w:rsid w:val="00706F0C"/>
    <w:rsid w:val="0071023D"/>
    <w:rsid w:val="00712805"/>
    <w:rsid w:val="00713B1D"/>
    <w:rsid w:val="00713EB8"/>
    <w:rsid w:val="00715741"/>
    <w:rsid w:val="00717BDA"/>
    <w:rsid w:val="00722366"/>
    <w:rsid w:val="007256F3"/>
    <w:rsid w:val="00726270"/>
    <w:rsid w:val="007274D7"/>
    <w:rsid w:val="00727BF4"/>
    <w:rsid w:val="00730421"/>
    <w:rsid w:val="00732C0B"/>
    <w:rsid w:val="0073305E"/>
    <w:rsid w:val="00733595"/>
    <w:rsid w:val="0073436A"/>
    <w:rsid w:val="00736553"/>
    <w:rsid w:val="0073792A"/>
    <w:rsid w:val="00743583"/>
    <w:rsid w:val="00751BD2"/>
    <w:rsid w:val="00755CB5"/>
    <w:rsid w:val="007560D5"/>
    <w:rsid w:val="00764006"/>
    <w:rsid w:val="00765947"/>
    <w:rsid w:val="007665E4"/>
    <w:rsid w:val="00766AF2"/>
    <w:rsid w:val="00770E38"/>
    <w:rsid w:val="007734AE"/>
    <w:rsid w:val="007747D4"/>
    <w:rsid w:val="007807C8"/>
    <w:rsid w:val="00782143"/>
    <w:rsid w:val="00782F63"/>
    <w:rsid w:val="00785EE0"/>
    <w:rsid w:val="00790C0B"/>
    <w:rsid w:val="0079162A"/>
    <w:rsid w:val="00792CB1"/>
    <w:rsid w:val="00795729"/>
    <w:rsid w:val="007969EE"/>
    <w:rsid w:val="00797E1B"/>
    <w:rsid w:val="007A68AB"/>
    <w:rsid w:val="007A7CA4"/>
    <w:rsid w:val="007B0558"/>
    <w:rsid w:val="007B14AC"/>
    <w:rsid w:val="007B1515"/>
    <w:rsid w:val="007B22CA"/>
    <w:rsid w:val="007B43ED"/>
    <w:rsid w:val="007B54CD"/>
    <w:rsid w:val="007B55BE"/>
    <w:rsid w:val="007B58B2"/>
    <w:rsid w:val="007B66DE"/>
    <w:rsid w:val="007C46C2"/>
    <w:rsid w:val="007C534C"/>
    <w:rsid w:val="007C5ACA"/>
    <w:rsid w:val="007C7A77"/>
    <w:rsid w:val="007D0ABE"/>
    <w:rsid w:val="007D1264"/>
    <w:rsid w:val="007D1C3D"/>
    <w:rsid w:val="007D2EDE"/>
    <w:rsid w:val="007D385A"/>
    <w:rsid w:val="007D5BAB"/>
    <w:rsid w:val="007E1D80"/>
    <w:rsid w:val="007F0528"/>
    <w:rsid w:val="007F0B6C"/>
    <w:rsid w:val="007F0EC5"/>
    <w:rsid w:val="007F0F4E"/>
    <w:rsid w:val="007F2557"/>
    <w:rsid w:val="00802805"/>
    <w:rsid w:val="008050FB"/>
    <w:rsid w:val="008119AE"/>
    <w:rsid w:val="00812BE9"/>
    <w:rsid w:val="00812ECE"/>
    <w:rsid w:val="008161F8"/>
    <w:rsid w:val="008171CB"/>
    <w:rsid w:val="00820514"/>
    <w:rsid w:val="00823F5F"/>
    <w:rsid w:val="008262AA"/>
    <w:rsid w:val="00826D16"/>
    <w:rsid w:val="00827260"/>
    <w:rsid w:val="00827567"/>
    <w:rsid w:val="00831193"/>
    <w:rsid w:val="00835BE5"/>
    <w:rsid w:val="0083673C"/>
    <w:rsid w:val="0083701F"/>
    <w:rsid w:val="00837AB2"/>
    <w:rsid w:val="00843294"/>
    <w:rsid w:val="00843AA5"/>
    <w:rsid w:val="00844A75"/>
    <w:rsid w:val="008469A6"/>
    <w:rsid w:val="0085004E"/>
    <w:rsid w:val="00850870"/>
    <w:rsid w:val="00850906"/>
    <w:rsid w:val="008514F6"/>
    <w:rsid w:val="008525E7"/>
    <w:rsid w:val="0085454B"/>
    <w:rsid w:val="00861A47"/>
    <w:rsid w:val="00863595"/>
    <w:rsid w:val="00863EF4"/>
    <w:rsid w:val="00863FBA"/>
    <w:rsid w:val="00866D4F"/>
    <w:rsid w:val="00871EFC"/>
    <w:rsid w:val="008740F1"/>
    <w:rsid w:val="00887790"/>
    <w:rsid w:val="008915B0"/>
    <w:rsid w:val="008924AC"/>
    <w:rsid w:val="00893C30"/>
    <w:rsid w:val="00894C53"/>
    <w:rsid w:val="008951DD"/>
    <w:rsid w:val="00895D2E"/>
    <w:rsid w:val="008A1049"/>
    <w:rsid w:val="008A2E73"/>
    <w:rsid w:val="008A5B11"/>
    <w:rsid w:val="008A74BE"/>
    <w:rsid w:val="008B32CD"/>
    <w:rsid w:val="008B3A3A"/>
    <w:rsid w:val="008B3CB5"/>
    <w:rsid w:val="008B3F21"/>
    <w:rsid w:val="008B5B0E"/>
    <w:rsid w:val="008B5BD3"/>
    <w:rsid w:val="008C0761"/>
    <w:rsid w:val="008C340B"/>
    <w:rsid w:val="008C7CAC"/>
    <w:rsid w:val="008D280B"/>
    <w:rsid w:val="008D3877"/>
    <w:rsid w:val="008D72E8"/>
    <w:rsid w:val="008E0325"/>
    <w:rsid w:val="008E0554"/>
    <w:rsid w:val="008E1396"/>
    <w:rsid w:val="008E326D"/>
    <w:rsid w:val="008F24E6"/>
    <w:rsid w:val="00903890"/>
    <w:rsid w:val="00904557"/>
    <w:rsid w:val="00906992"/>
    <w:rsid w:val="00907066"/>
    <w:rsid w:val="00907D3A"/>
    <w:rsid w:val="00910B21"/>
    <w:rsid w:val="00916B49"/>
    <w:rsid w:val="00925615"/>
    <w:rsid w:val="00930497"/>
    <w:rsid w:val="00931307"/>
    <w:rsid w:val="009349CF"/>
    <w:rsid w:val="0094070A"/>
    <w:rsid w:val="00944BB9"/>
    <w:rsid w:val="00944EE2"/>
    <w:rsid w:val="0094590E"/>
    <w:rsid w:val="00950682"/>
    <w:rsid w:val="00950BEF"/>
    <w:rsid w:val="00956B61"/>
    <w:rsid w:val="0095717F"/>
    <w:rsid w:val="00960BBB"/>
    <w:rsid w:val="00960DC2"/>
    <w:rsid w:val="00961354"/>
    <w:rsid w:val="0096252D"/>
    <w:rsid w:val="00962D45"/>
    <w:rsid w:val="00970BE6"/>
    <w:rsid w:val="00971921"/>
    <w:rsid w:val="0097297A"/>
    <w:rsid w:val="00973640"/>
    <w:rsid w:val="00975D31"/>
    <w:rsid w:val="00977EB9"/>
    <w:rsid w:val="00981F86"/>
    <w:rsid w:val="0098242C"/>
    <w:rsid w:val="00982BC4"/>
    <w:rsid w:val="0098709B"/>
    <w:rsid w:val="0098785A"/>
    <w:rsid w:val="00987D4B"/>
    <w:rsid w:val="009908B9"/>
    <w:rsid w:val="00991707"/>
    <w:rsid w:val="0099173F"/>
    <w:rsid w:val="009934C1"/>
    <w:rsid w:val="0099397B"/>
    <w:rsid w:val="0099530A"/>
    <w:rsid w:val="009961B6"/>
    <w:rsid w:val="00997DB2"/>
    <w:rsid w:val="00997F78"/>
    <w:rsid w:val="009A0552"/>
    <w:rsid w:val="009A07CF"/>
    <w:rsid w:val="009A6145"/>
    <w:rsid w:val="009A670A"/>
    <w:rsid w:val="009B0513"/>
    <w:rsid w:val="009B2553"/>
    <w:rsid w:val="009B53C4"/>
    <w:rsid w:val="009C1837"/>
    <w:rsid w:val="009C5EEB"/>
    <w:rsid w:val="009D0253"/>
    <w:rsid w:val="009D0425"/>
    <w:rsid w:val="009D4784"/>
    <w:rsid w:val="009D4B65"/>
    <w:rsid w:val="009D5508"/>
    <w:rsid w:val="009E11EA"/>
    <w:rsid w:val="009E2105"/>
    <w:rsid w:val="009E2479"/>
    <w:rsid w:val="009E2607"/>
    <w:rsid w:val="009E2786"/>
    <w:rsid w:val="009E2859"/>
    <w:rsid w:val="009F091C"/>
    <w:rsid w:val="009F0C2D"/>
    <w:rsid w:val="009F19EA"/>
    <w:rsid w:val="009F2472"/>
    <w:rsid w:val="009F28A0"/>
    <w:rsid w:val="009F4E57"/>
    <w:rsid w:val="009F7F44"/>
    <w:rsid w:val="00A00396"/>
    <w:rsid w:val="00A05238"/>
    <w:rsid w:val="00A06921"/>
    <w:rsid w:val="00A06D54"/>
    <w:rsid w:val="00A07948"/>
    <w:rsid w:val="00A079DB"/>
    <w:rsid w:val="00A10A08"/>
    <w:rsid w:val="00A11573"/>
    <w:rsid w:val="00A130A0"/>
    <w:rsid w:val="00A132C3"/>
    <w:rsid w:val="00A13AD8"/>
    <w:rsid w:val="00A149D9"/>
    <w:rsid w:val="00A15B60"/>
    <w:rsid w:val="00A20F34"/>
    <w:rsid w:val="00A22BFA"/>
    <w:rsid w:val="00A23C49"/>
    <w:rsid w:val="00A23FC9"/>
    <w:rsid w:val="00A240E3"/>
    <w:rsid w:val="00A24B23"/>
    <w:rsid w:val="00A31731"/>
    <w:rsid w:val="00A318A9"/>
    <w:rsid w:val="00A3479A"/>
    <w:rsid w:val="00A35EC9"/>
    <w:rsid w:val="00A368CD"/>
    <w:rsid w:val="00A37852"/>
    <w:rsid w:val="00A4026A"/>
    <w:rsid w:val="00A50EE6"/>
    <w:rsid w:val="00A52CCE"/>
    <w:rsid w:val="00A53911"/>
    <w:rsid w:val="00A54C20"/>
    <w:rsid w:val="00A56DE5"/>
    <w:rsid w:val="00A62654"/>
    <w:rsid w:val="00A64624"/>
    <w:rsid w:val="00A6538A"/>
    <w:rsid w:val="00A65DC1"/>
    <w:rsid w:val="00A67DE7"/>
    <w:rsid w:val="00A72360"/>
    <w:rsid w:val="00A76E73"/>
    <w:rsid w:val="00A83D86"/>
    <w:rsid w:val="00A83E15"/>
    <w:rsid w:val="00A86051"/>
    <w:rsid w:val="00A908A4"/>
    <w:rsid w:val="00A92189"/>
    <w:rsid w:val="00A9765F"/>
    <w:rsid w:val="00A97903"/>
    <w:rsid w:val="00AA138E"/>
    <w:rsid w:val="00AA1DEF"/>
    <w:rsid w:val="00AA1EE1"/>
    <w:rsid w:val="00AA2B43"/>
    <w:rsid w:val="00AA5029"/>
    <w:rsid w:val="00AA526B"/>
    <w:rsid w:val="00AA532A"/>
    <w:rsid w:val="00AA76CD"/>
    <w:rsid w:val="00AB409C"/>
    <w:rsid w:val="00AB47C4"/>
    <w:rsid w:val="00AB575C"/>
    <w:rsid w:val="00AB5BAB"/>
    <w:rsid w:val="00AB6584"/>
    <w:rsid w:val="00AB74A4"/>
    <w:rsid w:val="00AC0973"/>
    <w:rsid w:val="00AC1B3E"/>
    <w:rsid w:val="00AC4F44"/>
    <w:rsid w:val="00AC5089"/>
    <w:rsid w:val="00AC65C1"/>
    <w:rsid w:val="00AC703E"/>
    <w:rsid w:val="00AC79EB"/>
    <w:rsid w:val="00AD1F14"/>
    <w:rsid w:val="00AD373F"/>
    <w:rsid w:val="00AD5FA6"/>
    <w:rsid w:val="00AD63CC"/>
    <w:rsid w:val="00AD72BA"/>
    <w:rsid w:val="00AD7F51"/>
    <w:rsid w:val="00AE1FC5"/>
    <w:rsid w:val="00AE2C56"/>
    <w:rsid w:val="00AE4910"/>
    <w:rsid w:val="00AE54C0"/>
    <w:rsid w:val="00AF45C3"/>
    <w:rsid w:val="00AF4EDB"/>
    <w:rsid w:val="00B0230E"/>
    <w:rsid w:val="00B02A6B"/>
    <w:rsid w:val="00B037B0"/>
    <w:rsid w:val="00B056D7"/>
    <w:rsid w:val="00B06064"/>
    <w:rsid w:val="00B0681D"/>
    <w:rsid w:val="00B06F12"/>
    <w:rsid w:val="00B0713E"/>
    <w:rsid w:val="00B077BA"/>
    <w:rsid w:val="00B13147"/>
    <w:rsid w:val="00B13E72"/>
    <w:rsid w:val="00B153ED"/>
    <w:rsid w:val="00B15FCF"/>
    <w:rsid w:val="00B21D74"/>
    <w:rsid w:val="00B22ACD"/>
    <w:rsid w:val="00B267FC"/>
    <w:rsid w:val="00B30987"/>
    <w:rsid w:val="00B3227D"/>
    <w:rsid w:val="00B331C6"/>
    <w:rsid w:val="00B343F1"/>
    <w:rsid w:val="00B35483"/>
    <w:rsid w:val="00B35F2E"/>
    <w:rsid w:val="00B42607"/>
    <w:rsid w:val="00B432BC"/>
    <w:rsid w:val="00B436AB"/>
    <w:rsid w:val="00B43AFE"/>
    <w:rsid w:val="00B45BD1"/>
    <w:rsid w:val="00B4780C"/>
    <w:rsid w:val="00B500AF"/>
    <w:rsid w:val="00B503DA"/>
    <w:rsid w:val="00B50908"/>
    <w:rsid w:val="00B517A3"/>
    <w:rsid w:val="00B538F1"/>
    <w:rsid w:val="00B544B9"/>
    <w:rsid w:val="00B554C4"/>
    <w:rsid w:val="00B568FA"/>
    <w:rsid w:val="00B575BE"/>
    <w:rsid w:val="00B57A84"/>
    <w:rsid w:val="00B607A6"/>
    <w:rsid w:val="00B60DC2"/>
    <w:rsid w:val="00B61128"/>
    <w:rsid w:val="00B62888"/>
    <w:rsid w:val="00B7033F"/>
    <w:rsid w:val="00B77FEE"/>
    <w:rsid w:val="00B85A69"/>
    <w:rsid w:val="00B96C28"/>
    <w:rsid w:val="00BA1106"/>
    <w:rsid w:val="00BA12DF"/>
    <w:rsid w:val="00BA3E8E"/>
    <w:rsid w:val="00BA501F"/>
    <w:rsid w:val="00BA55A1"/>
    <w:rsid w:val="00BB17A1"/>
    <w:rsid w:val="00BB34A1"/>
    <w:rsid w:val="00BB42A4"/>
    <w:rsid w:val="00BB6303"/>
    <w:rsid w:val="00BB67B7"/>
    <w:rsid w:val="00BC14A0"/>
    <w:rsid w:val="00BC32D2"/>
    <w:rsid w:val="00BC4514"/>
    <w:rsid w:val="00BD3E8A"/>
    <w:rsid w:val="00BD74C2"/>
    <w:rsid w:val="00BE0761"/>
    <w:rsid w:val="00BE15A1"/>
    <w:rsid w:val="00BE3040"/>
    <w:rsid w:val="00BF1C89"/>
    <w:rsid w:val="00BF1D8A"/>
    <w:rsid w:val="00C00DCD"/>
    <w:rsid w:val="00C012DA"/>
    <w:rsid w:val="00C0175A"/>
    <w:rsid w:val="00C01D78"/>
    <w:rsid w:val="00C057E1"/>
    <w:rsid w:val="00C06A6A"/>
    <w:rsid w:val="00C124FE"/>
    <w:rsid w:val="00C1438A"/>
    <w:rsid w:val="00C207E0"/>
    <w:rsid w:val="00C20D7F"/>
    <w:rsid w:val="00C218BF"/>
    <w:rsid w:val="00C247F1"/>
    <w:rsid w:val="00C36F92"/>
    <w:rsid w:val="00C37736"/>
    <w:rsid w:val="00C378AA"/>
    <w:rsid w:val="00C402C4"/>
    <w:rsid w:val="00C40E87"/>
    <w:rsid w:val="00C43161"/>
    <w:rsid w:val="00C432EE"/>
    <w:rsid w:val="00C4536D"/>
    <w:rsid w:val="00C47879"/>
    <w:rsid w:val="00C507DE"/>
    <w:rsid w:val="00C528A5"/>
    <w:rsid w:val="00C54588"/>
    <w:rsid w:val="00C55B79"/>
    <w:rsid w:val="00C56E7C"/>
    <w:rsid w:val="00C6092C"/>
    <w:rsid w:val="00C60FAE"/>
    <w:rsid w:val="00C64DF6"/>
    <w:rsid w:val="00C6503F"/>
    <w:rsid w:val="00C67898"/>
    <w:rsid w:val="00C7167D"/>
    <w:rsid w:val="00C72D29"/>
    <w:rsid w:val="00C76764"/>
    <w:rsid w:val="00C90B80"/>
    <w:rsid w:val="00C91709"/>
    <w:rsid w:val="00CA5130"/>
    <w:rsid w:val="00CA7983"/>
    <w:rsid w:val="00CB5AA4"/>
    <w:rsid w:val="00CB63F3"/>
    <w:rsid w:val="00CC15DB"/>
    <w:rsid w:val="00CC324F"/>
    <w:rsid w:val="00CC3C5B"/>
    <w:rsid w:val="00CC4C00"/>
    <w:rsid w:val="00CC6D42"/>
    <w:rsid w:val="00CD1698"/>
    <w:rsid w:val="00CD2C9A"/>
    <w:rsid w:val="00CD5037"/>
    <w:rsid w:val="00CD58AF"/>
    <w:rsid w:val="00CD623B"/>
    <w:rsid w:val="00CE1FC0"/>
    <w:rsid w:val="00CE2A6E"/>
    <w:rsid w:val="00CE3297"/>
    <w:rsid w:val="00CE5034"/>
    <w:rsid w:val="00CF1721"/>
    <w:rsid w:val="00CF1751"/>
    <w:rsid w:val="00D00A37"/>
    <w:rsid w:val="00D00E7C"/>
    <w:rsid w:val="00D039B8"/>
    <w:rsid w:val="00D03B2E"/>
    <w:rsid w:val="00D04115"/>
    <w:rsid w:val="00D10D46"/>
    <w:rsid w:val="00D1151F"/>
    <w:rsid w:val="00D11D9F"/>
    <w:rsid w:val="00D14366"/>
    <w:rsid w:val="00D16496"/>
    <w:rsid w:val="00D20A12"/>
    <w:rsid w:val="00D20E75"/>
    <w:rsid w:val="00D21A84"/>
    <w:rsid w:val="00D21E5D"/>
    <w:rsid w:val="00D22F32"/>
    <w:rsid w:val="00D2520D"/>
    <w:rsid w:val="00D315FF"/>
    <w:rsid w:val="00D36ED4"/>
    <w:rsid w:val="00D37099"/>
    <w:rsid w:val="00D37E32"/>
    <w:rsid w:val="00D41381"/>
    <w:rsid w:val="00D41FE0"/>
    <w:rsid w:val="00D422AC"/>
    <w:rsid w:val="00D43529"/>
    <w:rsid w:val="00D460C0"/>
    <w:rsid w:val="00D463AB"/>
    <w:rsid w:val="00D46515"/>
    <w:rsid w:val="00D50DF5"/>
    <w:rsid w:val="00D54C48"/>
    <w:rsid w:val="00D57C4F"/>
    <w:rsid w:val="00D60357"/>
    <w:rsid w:val="00D62155"/>
    <w:rsid w:val="00D646BF"/>
    <w:rsid w:val="00D64F8D"/>
    <w:rsid w:val="00D71F7B"/>
    <w:rsid w:val="00D72DC6"/>
    <w:rsid w:val="00D752E9"/>
    <w:rsid w:val="00D75373"/>
    <w:rsid w:val="00D75660"/>
    <w:rsid w:val="00D76702"/>
    <w:rsid w:val="00D76C31"/>
    <w:rsid w:val="00D87B95"/>
    <w:rsid w:val="00D9469B"/>
    <w:rsid w:val="00D96080"/>
    <w:rsid w:val="00D9626E"/>
    <w:rsid w:val="00D964F0"/>
    <w:rsid w:val="00D967F4"/>
    <w:rsid w:val="00DA49CA"/>
    <w:rsid w:val="00DB3F64"/>
    <w:rsid w:val="00DB4637"/>
    <w:rsid w:val="00DC11FE"/>
    <w:rsid w:val="00DC16E7"/>
    <w:rsid w:val="00DC2F4A"/>
    <w:rsid w:val="00DC4E62"/>
    <w:rsid w:val="00DD11AD"/>
    <w:rsid w:val="00DD6436"/>
    <w:rsid w:val="00DE02A8"/>
    <w:rsid w:val="00DE0C8E"/>
    <w:rsid w:val="00DE23E9"/>
    <w:rsid w:val="00DE5900"/>
    <w:rsid w:val="00DE638B"/>
    <w:rsid w:val="00DF2217"/>
    <w:rsid w:val="00DF3677"/>
    <w:rsid w:val="00DF5271"/>
    <w:rsid w:val="00DF59A9"/>
    <w:rsid w:val="00DF74FF"/>
    <w:rsid w:val="00E036BB"/>
    <w:rsid w:val="00E038E0"/>
    <w:rsid w:val="00E05B94"/>
    <w:rsid w:val="00E109A7"/>
    <w:rsid w:val="00E10A08"/>
    <w:rsid w:val="00E13A53"/>
    <w:rsid w:val="00E160A6"/>
    <w:rsid w:val="00E16B72"/>
    <w:rsid w:val="00E1792F"/>
    <w:rsid w:val="00E21474"/>
    <w:rsid w:val="00E23CA0"/>
    <w:rsid w:val="00E23D94"/>
    <w:rsid w:val="00E24E3E"/>
    <w:rsid w:val="00E26ECE"/>
    <w:rsid w:val="00E26EFF"/>
    <w:rsid w:val="00E27359"/>
    <w:rsid w:val="00E2784A"/>
    <w:rsid w:val="00E307F8"/>
    <w:rsid w:val="00E31828"/>
    <w:rsid w:val="00E318C1"/>
    <w:rsid w:val="00E322EE"/>
    <w:rsid w:val="00E34F72"/>
    <w:rsid w:val="00E36DEE"/>
    <w:rsid w:val="00E37882"/>
    <w:rsid w:val="00E37CD1"/>
    <w:rsid w:val="00E40D70"/>
    <w:rsid w:val="00E41B1A"/>
    <w:rsid w:val="00E42711"/>
    <w:rsid w:val="00E4556B"/>
    <w:rsid w:val="00E50295"/>
    <w:rsid w:val="00E51AF7"/>
    <w:rsid w:val="00E51EE1"/>
    <w:rsid w:val="00E532ED"/>
    <w:rsid w:val="00E61F77"/>
    <w:rsid w:val="00E65093"/>
    <w:rsid w:val="00E70A8A"/>
    <w:rsid w:val="00E71332"/>
    <w:rsid w:val="00E7145B"/>
    <w:rsid w:val="00E753D7"/>
    <w:rsid w:val="00E82F35"/>
    <w:rsid w:val="00E83E78"/>
    <w:rsid w:val="00E85A4A"/>
    <w:rsid w:val="00E878CE"/>
    <w:rsid w:val="00E92B21"/>
    <w:rsid w:val="00E97463"/>
    <w:rsid w:val="00EA246A"/>
    <w:rsid w:val="00EA3720"/>
    <w:rsid w:val="00EA54B0"/>
    <w:rsid w:val="00EA5C96"/>
    <w:rsid w:val="00EA6DEF"/>
    <w:rsid w:val="00EB32EC"/>
    <w:rsid w:val="00EB3CCE"/>
    <w:rsid w:val="00EB4E0D"/>
    <w:rsid w:val="00EC06F6"/>
    <w:rsid w:val="00EC1CAA"/>
    <w:rsid w:val="00EC1E01"/>
    <w:rsid w:val="00EC26B7"/>
    <w:rsid w:val="00EC3D99"/>
    <w:rsid w:val="00EC476A"/>
    <w:rsid w:val="00EC5756"/>
    <w:rsid w:val="00EC5FE8"/>
    <w:rsid w:val="00EC696B"/>
    <w:rsid w:val="00EC6D20"/>
    <w:rsid w:val="00EC75E8"/>
    <w:rsid w:val="00ED06E0"/>
    <w:rsid w:val="00ED174F"/>
    <w:rsid w:val="00ED1CAE"/>
    <w:rsid w:val="00ED1F9F"/>
    <w:rsid w:val="00ED1FC5"/>
    <w:rsid w:val="00ED30B9"/>
    <w:rsid w:val="00ED317B"/>
    <w:rsid w:val="00ED5685"/>
    <w:rsid w:val="00EE09DF"/>
    <w:rsid w:val="00EE5177"/>
    <w:rsid w:val="00EE7328"/>
    <w:rsid w:val="00EF26CB"/>
    <w:rsid w:val="00EF4A0C"/>
    <w:rsid w:val="00EF658D"/>
    <w:rsid w:val="00F02ECA"/>
    <w:rsid w:val="00F044DE"/>
    <w:rsid w:val="00F07FE0"/>
    <w:rsid w:val="00F1099A"/>
    <w:rsid w:val="00F11EBB"/>
    <w:rsid w:val="00F16FE0"/>
    <w:rsid w:val="00F21413"/>
    <w:rsid w:val="00F23D83"/>
    <w:rsid w:val="00F24BC7"/>
    <w:rsid w:val="00F26418"/>
    <w:rsid w:val="00F303B9"/>
    <w:rsid w:val="00F3115C"/>
    <w:rsid w:val="00F31C31"/>
    <w:rsid w:val="00F31FC5"/>
    <w:rsid w:val="00F32B5C"/>
    <w:rsid w:val="00F32CC8"/>
    <w:rsid w:val="00F344E4"/>
    <w:rsid w:val="00F36EBF"/>
    <w:rsid w:val="00F43476"/>
    <w:rsid w:val="00F4541B"/>
    <w:rsid w:val="00F4630A"/>
    <w:rsid w:val="00F4768E"/>
    <w:rsid w:val="00F557E3"/>
    <w:rsid w:val="00F60FCA"/>
    <w:rsid w:val="00F63635"/>
    <w:rsid w:val="00F65F9D"/>
    <w:rsid w:val="00F66651"/>
    <w:rsid w:val="00F679B9"/>
    <w:rsid w:val="00F71E6E"/>
    <w:rsid w:val="00F7428A"/>
    <w:rsid w:val="00F7599E"/>
    <w:rsid w:val="00F77317"/>
    <w:rsid w:val="00F802C7"/>
    <w:rsid w:val="00F83F37"/>
    <w:rsid w:val="00F873FA"/>
    <w:rsid w:val="00F87759"/>
    <w:rsid w:val="00F92545"/>
    <w:rsid w:val="00F94629"/>
    <w:rsid w:val="00F956C0"/>
    <w:rsid w:val="00F97CF2"/>
    <w:rsid w:val="00FA2A5C"/>
    <w:rsid w:val="00FA3913"/>
    <w:rsid w:val="00FA5939"/>
    <w:rsid w:val="00FA5A1A"/>
    <w:rsid w:val="00FA66C4"/>
    <w:rsid w:val="00FB0338"/>
    <w:rsid w:val="00FB1568"/>
    <w:rsid w:val="00FB6E03"/>
    <w:rsid w:val="00FC0972"/>
    <w:rsid w:val="00FC1791"/>
    <w:rsid w:val="00FC444C"/>
    <w:rsid w:val="00FD1DBB"/>
    <w:rsid w:val="00FD2E38"/>
    <w:rsid w:val="00FD5086"/>
    <w:rsid w:val="00FD67C6"/>
    <w:rsid w:val="00FD6915"/>
    <w:rsid w:val="00FD763A"/>
    <w:rsid w:val="00FE1AB7"/>
    <w:rsid w:val="00FE2657"/>
    <w:rsid w:val="00FE3C40"/>
    <w:rsid w:val="00FE42E0"/>
    <w:rsid w:val="00FE5A6B"/>
    <w:rsid w:val="00FE5E4A"/>
    <w:rsid w:val="00FF5429"/>
    <w:rsid w:val="00FF7419"/>
    <w:rsid w:val="00FF77E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79FFD"/>
  <w15:chartTrackingRefBased/>
  <w15:docId w15:val="{54A7FA51-EFDC-474E-82E8-7F77960A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7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624B"/>
    <w:rPr>
      <w:color w:val="0563C1" w:themeColor="hyperlink"/>
      <w:u w:val="single"/>
    </w:rPr>
  </w:style>
  <w:style w:type="paragraph" w:styleId="TOC1">
    <w:name w:val="toc 1"/>
    <w:basedOn w:val="Normal"/>
    <w:next w:val="Normal"/>
    <w:autoRedefine/>
    <w:uiPriority w:val="39"/>
    <w:unhideWhenUsed/>
    <w:rsid w:val="00B60DC2"/>
    <w:pPr>
      <w:spacing w:after="100"/>
    </w:pPr>
    <w:rPr>
      <w:rFonts w:eastAsiaTheme="minorHAnsi" w:cstheme="minorBidi"/>
      <w:b/>
      <w:sz w:val="28"/>
      <w:lang w:val="uk-UA" w:eastAsia="en-US"/>
    </w:rPr>
  </w:style>
  <w:style w:type="paragraph" w:styleId="TOC2">
    <w:name w:val="toc 2"/>
    <w:basedOn w:val="Normal"/>
    <w:next w:val="Normal"/>
    <w:autoRedefine/>
    <w:uiPriority w:val="39"/>
    <w:unhideWhenUsed/>
    <w:rsid w:val="00B60DC2"/>
    <w:pPr>
      <w:spacing w:after="100"/>
      <w:ind w:left="240"/>
    </w:pPr>
    <w:rPr>
      <w:rFonts w:eastAsiaTheme="minorHAnsi" w:cstheme="minorBidi"/>
      <w:sz w:val="28"/>
      <w:lang w:val="uk-UA" w:eastAsia="en-US"/>
    </w:rPr>
  </w:style>
  <w:style w:type="paragraph" w:styleId="ListParagraph">
    <w:name w:val="List Paragraph"/>
    <w:basedOn w:val="Normal"/>
    <w:uiPriority w:val="34"/>
    <w:qFormat/>
    <w:rsid w:val="00D11D9F"/>
    <w:pPr>
      <w:ind w:left="720"/>
      <w:contextualSpacing/>
    </w:pPr>
    <w:rPr>
      <w:rFonts w:asciiTheme="minorHAnsi" w:eastAsiaTheme="minorHAnsi" w:hAnsiTheme="minorHAnsi" w:cstheme="minorBidi"/>
      <w:lang w:val="uk-UA" w:eastAsia="en-US"/>
    </w:rPr>
  </w:style>
  <w:style w:type="paragraph" w:styleId="NormalWeb">
    <w:name w:val="Normal (Web)"/>
    <w:basedOn w:val="Normal"/>
    <w:uiPriority w:val="99"/>
    <w:semiHidden/>
    <w:unhideWhenUsed/>
    <w:rsid w:val="00B0230E"/>
    <w:pPr>
      <w:spacing w:before="100" w:beforeAutospacing="1" w:after="100" w:afterAutospacing="1"/>
    </w:pPr>
  </w:style>
  <w:style w:type="character" w:styleId="Strong">
    <w:name w:val="Strong"/>
    <w:basedOn w:val="DefaultParagraphFont"/>
    <w:uiPriority w:val="22"/>
    <w:qFormat/>
    <w:rsid w:val="00B0230E"/>
    <w:rPr>
      <w:b/>
      <w:bCs/>
    </w:rPr>
  </w:style>
  <w:style w:type="character" w:customStyle="1" w:styleId="apple-converted-space">
    <w:name w:val="apple-converted-space"/>
    <w:basedOn w:val="DefaultParagraphFont"/>
    <w:rsid w:val="00B0230E"/>
  </w:style>
  <w:style w:type="paragraph" w:styleId="Header">
    <w:name w:val="header"/>
    <w:basedOn w:val="Normal"/>
    <w:link w:val="HeaderChar"/>
    <w:uiPriority w:val="99"/>
    <w:unhideWhenUsed/>
    <w:rsid w:val="00391AC3"/>
    <w:pPr>
      <w:tabs>
        <w:tab w:val="center" w:pos="4513"/>
        <w:tab w:val="right" w:pos="9026"/>
      </w:tabs>
    </w:pPr>
    <w:rPr>
      <w:rFonts w:asciiTheme="minorHAnsi" w:eastAsiaTheme="minorHAnsi" w:hAnsiTheme="minorHAnsi" w:cstheme="minorBidi"/>
      <w:lang w:val="uk-UA" w:eastAsia="en-US"/>
    </w:rPr>
  </w:style>
  <w:style w:type="character" w:customStyle="1" w:styleId="HeaderChar">
    <w:name w:val="Header Char"/>
    <w:basedOn w:val="DefaultParagraphFont"/>
    <w:link w:val="Header"/>
    <w:uiPriority w:val="99"/>
    <w:rsid w:val="00391AC3"/>
    <w:rPr>
      <w:lang w:val="uk-UA"/>
    </w:rPr>
  </w:style>
  <w:style w:type="character" w:styleId="PageNumber">
    <w:name w:val="page number"/>
    <w:basedOn w:val="DefaultParagraphFont"/>
    <w:uiPriority w:val="99"/>
    <w:semiHidden/>
    <w:unhideWhenUsed/>
    <w:rsid w:val="00391AC3"/>
  </w:style>
  <w:style w:type="paragraph" w:styleId="Footer">
    <w:name w:val="footer"/>
    <w:basedOn w:val="Normal"/>
    <w:link w:val="FooterChar"/>
    <w:uiPriority w:val="99"/>
    <w:unhideWhenUsed/>
    <w:rsid w:val="007734AE"/>
    <w:pPr>
      <w:tabs>
        <w:tab w:val="center" w:pos="4513"/>
        <w:tab w:val="right" w:pos="9026"/>
      </w:tabs>
    </w:pPr>
    <w:rPr>
      <w:rFonts w:asciiTheme="minorHAnsi" w:eastAsiaTheme="minorHAnsi" w:hAnsiTheme="minorHAnsi" w:cstheme="minorBidi"/>
      <w:lang w:val="uk-UA" w:eastAsia="en-US"/>
    </w:rPr>
  </w:style>
  <w:style w:type="character" w:customStyle="1" w:styleId="FooterChar">
    <w:name w:val="Footer Char"/>
    <w:basedOn w:val="DefaultParagraphFont"/>
    <w:link w:val="Footer"/>
    <w:uiPriority w:val="99"/>
    <w:rsid w:val="007734AE"/>
    <w:rPr>
      <w:lang w:val="uk-UA"/>
    </w:rPr>
  </w:style>
  <w:style w:type="paragraph" w:styleId="Revision">
    <w:name w:val="Revision"/>
    <w:hidden/>
    <w:uiPriority w:val="99"/>
    <w:semiHidden/>
    <w:rsid w:val="00553466"/>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845A5"/>
    <w:rPr>
      <w:color w:val="808080"/>
    </w:rPr>
  </w:style>
  <w:style w:type="character" w:styleId="UnresolvedMention">
    <w:name w:val="Unresolved Mention"/>
    <w:basedOn w:val="DefaultParagraphFont"/>
    <w:uiPriority w:val="99"/>
    <w:semiHidden/>
    <w:unhideWhenUsed/>
    <w:rsid w:val="00635E5D"/>
    <w:rPr>
      <w:color w:val="605E5C"/>
      <w:shd w:val="clear" w:color="auto" w:fill="E1DFDD"/>
    </w:rPr>
  </w:style>
  <w:style w:type="table" w:customStyle="1" w:styleId="TableGrid">
    <w:name w:val="TableGrid"/>
    <w:rsid w:val="00751BD2"/>
    <w:rPr>
      <w:rFonts w:eastAsiaTheme="minorEastAsia"/>
      <w:lang w:eastAsia="en-GB"/>
    </w:rPr>
    <w:tblPr>
      <w:tblCellMar>
        <w:top w:w="0" w:type="dxa"/>
        <w:left w:w="0" w:type="dxa"/>
        <w:bottom w:w="0" w:type="dxa"/>
        <w:right w:w="0" w:type="dxa"/>
      </w:tblCellMar>
    </w:tblPr>
  </w:style>
  <w:style w:type="table" w:styleId="TableGrid0">
    <w:name w:val="Table Grid"/>
    <w:basedOn w:val="TableNormal"/>
    <w:uiPriority w:val="39"/>
    <w:rsid w:val="00944B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07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36">
      <w:bodyDiv w:val="1"/>
      <w:marLeft w:val="0"/>
      <w:marRight w:val="0"/>
      <w:marTop w:val="0"/>
      <w:marBottom w:val="0"/>
      <w:divBdr>
        <w:top w:val="none" w:sz="0" w:space="0" w:color="auto"/>
        <w:left w:val="none" w:sz="0" w:space="0" w:color="auto"/>
        <w:bottom w:val="none" w:sz="0" w:space="0" w:color="auto"/>
        <w:right w:val="none" w:sz="0" w:space="0" w:color="auto"/>
      </w:divBdr>
    </w:div>
    <w:div w:id="113596710">
      <w:bodyDiv w:val="1"/>
      <w:marLeft w:val="0"/>
      <w:marRight w:val="0"/>
      <w:marTop w:val="0"/>
      <w:marBottom w:val="0"/>
      <w:divBdr>
        <w:top w:val="none" w:sz="0" w:space="0" w:color="auto"/>
        <w:left w:val="none" w:sz="0" w:space="0" w:color="auto"/>
        <w:bottom w:val="none" w:sz="0" w:space="0" w:color="auto"/>
        <w:right w:val="none" w:sz="0" w:space="0" w:color="auto"/>
      </w:divBdr>
      <w:divsChild>
        <w:div w:id="1586961824">
          <w:marLeft w:val="0"/>
          <w:marRight w:val="0"/>
          <w:marTop w:val="0"/>
          <w:marBottom w:val="0"/>
          <w:divBdr>
            <w:top w:val="none" w:sz="0" w:space="0" w:color="auto"/>
            <w:left w:val="none" w:sz="0" w:space="0" w:color="auto"/>
            <w:bottom w:val="none" w:sz="0" w:space="0" w:color="auto"/>
            <w:right w:val="none" w:sz="0" w:space="0" w:color="auto"/>
          </w:divBdr>
          <w:divsChild>
            <w:div w:id="1990133019">
              <w:marLeft w:val="0"/>
              <w:marRight w:val="0"/>
              <w:marTop w:val="0"/>
              <w:marBottom w:val="0"/>
              <w:divBdr>
                <w:top w:val="none" w:sz="0" w:space="0" w:color="auto"/>
                <w:left w:val="none" w:sz="0" w:space="0" w:color="auto"/>
                <w:bottom w:val="none" w:sz="0" w:space="0" w:color="auto"/>
                <w:right w:val="none" w:sz="0" w:space="0" w:color="auto"/>
              </w:divBdr>
              <w:divsChild>
                <w:div w:id="2023503982">
                  <w:marLeft w:val="0"/>
                  <w:marRight w:val="0"/>
                  <w:marTop w:val="0"/>
                  <w:marBottom w:val="0"/>
                  <w:divBdr>
                    <w:top w:val="none" w:sz="0" w:space="0" w:color="auto"/>
                    <w:left w:val="none" w:sz="0" w:space="0" w:color="auto"/>
                    <w:bottom w:val="none" w:sz="0" w:space="0" w:color="auto"/>
                    <w:right w:val="none" w:sz="0" w:space="0" w:color="auto"/>
                  </w:divBdr>
                  <w:divsChild>
                    <w:div w:id="1200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21584">
      <w:bodyDiv w:val="1"/>
      <w:marLeft w:val="0"/>
      <w:marRight w:val="0"/>
      <w:marTop w:val="0"/>
      <w:marBottom w:val="0"/>
      <w:divBdr>
        <w:top w:val="none" w:sz="0" w:space="0" w:color="auto"/>
        <w:left w:val="none" w:sz="0" w:space="0" w:color="auto"/>
        <w:bottom w:val="none" w:sz="0" w:space="0" w:color="auto"/>
        <w:right w:val="none" w:sz="0" w:space="0" w:color="auto"/>
      </w:divBdr>
    </w:div>
    <w:div w:id="357975639">
      <w:bodyDiv w:val="1"/>
      <w:marLeft w:val="0"/>
      <w:marRight w:val="0"/>
      <w:marTop w:val="0"/>
      <w:marBottom w:val="0"/>
      <w:divBdr>
        <w:top w:val="none" w:sz="0" w:space="0" w:color="auto"/>
        <w:left w:val="none" w:sz="0" w:space="0" w:color="auto"/>
        <w:bottom w:val="none" w:sz="0" w:space="0" w:color="auto"/>
        <w:right w:val="none" w:sz="0" w:space="0" w:color="auto"/>
      </w:divBdr>
    </w:div>
    <w:div w:id="366226160">
      <w:bodyDiv w:val="1"/>
      <w:marLeft w:val="0"/>
      <w:marRight w:val="0"/>
      <w:marTop w:val="0"/>
      <w:marBottom w:val="0"/>
      <w:divBdr>
        <w:top w:val="none" w:sz="0" w:space="0" w:color="auto"/>
        <w:left w:val="none" w:sz="0" w:space="0" w:color="auto"/>
        <w:bottom w:val="none" w:sz="0" w:space="0" w:color="auto"/>
        <w:right w:val="none" w:sz="0" w:space="0" w:color="auto"/>
      </w:divBdr>
      <w:divsChild>
        <w:div w:id="963392443">
          <w:marLeft w:val="0"/>
          <w:marRight w:val="0"/>
          <w:marTop w:val="0"/>
          <w:marBottom w:val="0"/>
          <w:divBdr>
            <w:top w:val="none" w:sz="0" w:space="0" w:color="auto"/>
            <w:left w:val="none" w:sz="0" w:space="0" w:color="auto"/>
            <w:bottom w:val="none" w:sz="0" w:space="0" w:color="auto"/>
            <w:right w:val="none" w:sz="0" w:space="0" w:color="auto"/>
          </w:divBdr>
          <w:divsChild>
            <w:div w:id="1048721077">
              <w:marLeft w:val="0"/>
              <w:marRight w:val="0"/>
              <w:marTop w:val="0"/>
              <w:marBottom w:val="0"/>
              <w:divBdr>
                <w:top w:val="none" w:sz="0" w:space="0" w:color="auto"/>
                <w:left w:val="none" w:sz="0" w:space="0" w:color="auto"/>
                <w:bottom w:val="none" w:sz="0" w:space="0" w:color="auto"/>
                <w:right w:val="none" w:sz="0" w:space="0" w:color="auto"/>
              </w:divBdr>
              <w:divsChild>
                <w:div w:id="2043818267">
                  <w:marLeft w:val="0"/>
                  <w:marRight w:val="0"/>
                  <w:marTop w:val="0"/>
                  <w:marBottom w:val="0"/>
                  <w:divBdr>
                    <w:top w:val="none" w:sz="0" w:space="0" w:color="auto"/>
                    <w:left w:val="none" w:sz="0" w:space="0" w:color="auto"/>
                    <w:bottom w:val="none" w:sz="0" w:space="0" w:color="auto"/>
                    <w:right w:val="none" w:sz="0" w:space="0" w:color="auto"/>
                  </w:divBdr>
                </w:div>
                <w:div w:id="1905530912">
                  <w:marLeft w:val="0"/>
                  <w:marRight w:val="0"/>
                  <w:marTop w:val="0"/>
                  <w:marBottom w:val="0"/>
                  <w:divBdr>
                    <w:top w:val="none" w:sz="0" w:space="0" w:color="auto"/>
                    <w:left w:val="none" w:sz="0" w:space="0" w:color="auto"/>
                    <w:bottom w:val="none" w:sz="0" w:space="0" w:color="auto"/>
                    <w:right w:val="none" w:sz="0" w:space="0" w:color="auto"/>
                  </w:divBdr>
                </w:div>
                <w:div w:id="264263975">
                  <w:marLeft w:val="0"/>
                  <w:marRight w:val="0"/>
                  <w:marTop w:val="0"/>
                  <w:marBottom w:val="0"/>
                  <w:divBdr>
                    <w:top w:val="none" w:sz="0" w:space="0" w:color="auto"/>
                    <w:left w:val="none" w:sz="0" w:space="0" w:color="auto"/>
                    <w:bottom w:val="none" w:sz="0" w:space="0" w:color="auto"/>
                    <w:right w:val="none" w:sz="0" w:space="0" w:color="auto"/>
                  </w:divBdr>
                </w:div>
                <w:div w:id="1147360961">
                  <w:marLeft w:val="0"/>
                  <w:marRight w:val="0"/>
                  <w:marTop w:val="0"/>
                  <w:marBottom w:val="0"/>
                  <w:divBdr>
                    <w:top w:val="none" w:sz="0" w:space="0" w:color="auto"/>
                    <w:left w:val="none" w:sz="0" w:space="0" w:color="auto"/>
                    <w:bottom w:val="none" w:sz="0" w:space="0" w:color="auto"/>
                    <w:right w:val="none" w:sz="0" w:space="0" w:color="auto"/>
                  </w:divBdr>
                </w:div>
              </w:divsChild>
            </w:div>
            <w:div w:id="262299169">
              <w:marLeft w:val="0"/>
              <w:marRight w:val="0"/>
              <w:marTop w:val="0"/>
              <w:marBottom w:val="0"/>
              <w:divBdr>
                <w:top w:val="none" w:sz="0" w:space="0" w:color="auto"/>
                <w:left w:val="none" w:sz="0" w:space="0" w:color="auto"/>
                <w:bottom w:val="none" w:sz="0" w:space="0" w:color="auto"/>
                <w:right w:val="none" w:sz="0" w:space="0" w:color="auto"/>
              </w:divBdr>
              <w:divsChild>
                <w:div w:id="1180851797">
                  <w:marLeft w:val="0"/>
                  <w:marRight w:val="0"/>
                  <w:marTop w:val="0"/>
                  <w:marBottom w:val="0"/>
                  <w:divBdr>
                    <w:top w:val="none" w:sz="0" w:space="0" w:color="auto"/>
                    <w:left w:val="none" w:sz="0" w:space="0" w:color="auto"/>
                    <w:bottom w:val="none" w:sz="0" w:space="0" w:color="auto"/>
                    <w:right w:val="none" w:sz="0" w:space="0" w:color="auto"/>
                  </w:divBdr>
                </w:div>
              </w:divsChild>
            </w:div>
            <w:div w:id="1402214492">
              <w:marLeft w:val="0"/>
              <w:marRight w:val="0"/>
              <w:marTop w:val="0"/>
              <w:marBottom w:val="0"/>
              <w:divBdr>
                <w:top w:val="none" w:sz="0" w:space="0" w:color="auto"/>
                <w:left w:val="none" w:sz="0" w:space="0" w:color="auto"/>
                <w:bottom w:val="none" w:sz="0" w:space="0" w:color="auto"/>
                <w:right w:val="none" w:sz="0" w:space="0" w:color="auto"/>
              </w:divBdr>
              <w:divsChild>
                <w:div w:id="1169638041">
                  <w:marLeft w:val="0"/>
                  <w:marRight w:val="0"/>
                  <w:marTop w:val="0"/>
                  <w:marBottom w:val="0"/>
                  <w:divBdr>
                    <w:top w:val="none" w:sz="0" w:space="0" w:color="auto"/>
                    <w:left w:val="none" w:sz="0" w:space="0" w:color="auto"/>
                    <w:bottom w:val="none" w:sz="0" w:space="0" w:color="auto"/>
                    <w:right w:val="none" w:sz="0" w:space="0" w:color="auto"/>
                  </w:divBdr>
                </w:div>
                <w:div w:id="35587218">
                  <w:marLeft w:val="0"/>
                  <w:marRight w:val="0"/>
                  <w:marTop w:val="0"/>
                  <w:marBottom w:val="0"/>
                  <w:divBdr>
                    <w:top w:val="none" w:sz="0" w:space="0" w:color="auto"/>
                    <w:left w:val="none" w:sz="0" w:space="0" w:color="auto"/>
                    <w:bottom w:val="none" w:sz="0" w:space="0" w:color="auto"/>
                    <w:right w:val="none" w:sz="0" w:space="0" w:color="auto"/>
                  </w:divBdr>
                </w:div>
              </w:divsChild>
            </w:div>
            <w:div w:id="407460144">
              <w:marLeft w:val="0"/>
              <w:marRight w:val="0"/>
              <w:marTop w:val="0"/>
              <w:marBottom w:val="0"/>
              <w:divBdr>
                <w:top w:val="none" w:sz="0" w:space="0" w:color="auto"/>
                <w:left w:val="none" w:sz="0" w:space="0" w:color="auto"/>
                <w:bottom w:val="none" w:sz="0" w:space="0" w:color="auto"/>
                <w:right w:val="none" w:sz="0" w:space="0" w:color="auto"/>
              </w:divBdr>
              <w:divsChild>
                <w:div w:id="856120010">
                  <w:marLeft w:val="0"/>
                  <w:marRight w:val="0"/>
                  <w:marTop w:val="0"/>
                  <w:marBottom w:val="0"/>
                  <w:divBdr>
                    <w:top w:val="none" w:sz="0" w:space="0" w:color="auto"/>
                    <w:left w:val="none" w:sz="0" w:space="0" w:color="auto"/>
                    <w:bottom w:val="none" w:sz="0" w:space="0" w:color="auto"/>
                    <w:right w:val="none" w:sz="0" w:space="0" w:color="auto"/>
                  </w:divBdr>
                </w:div>
              </w:divsChild>
            </w:div>
            <w:div w:id="152650525">
              <w:marLeft w:val="0"/>
              <w:marRight w:val="0"/>
              <w:marTop w:val="0"/>
              <w:marBottom w:val="0"/>
              <w:divBdr>
                <w:top w:val="none" w:sz="0" w:space="0" w:color="auto"/>
                <w:left w:val="none" w:sz="0" w:space="0" w:color="auto"/>
                <w:bottom w:val="none" w:sz="0" w:space="0" w:color="auto"/>
                <w:right w:val="none" w:sz="0" w:space="0" w:color="auto"/>
              </w:divBdr>
              <w:divsChild>
                <w:div w:id="786587193">
                  <w:marLeft w:val="0"/>
                  <w:marRight w:val="0"/>
                  <w:marTop w:val="0"/>
                  <w:marBottom w:val="0"/>
                  <w:divBdr>
                    <w:top w:val="none" w:sz="0" w:space="0" w:color="auto"/>
                    <w:left w:val="none" w:sz="0" w:space="0" w:color="auto"/>
                    <w:bottom w:val="none" w:sz="0" w:space="0" w:color="auto"/>
                    <w:right w:val="none" w:sz="0" w:space="0" w:color="auto"/>
                  </w:divBdr>
                </w:div>
                <w:div w:id="13077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9928">
      <w:bodyDiv w:val="1"/>
      <w:marLeft w:val="0"/>
      <w:marRight w:val="0"/>
      <w:marTop w:val="0"/>
      <w:marBottom w:val="0"/>
      <w:divBdr>
        <w:top w:val="none" w:sz="0" w:space="0" w:color="auto"/>
        <w:left w:val="none" w:sz="0" w:space="0" w:color="auto"/>
        <w:bottom w:val="none" w:sz="0" w:space="0" w:color="auto"/>
        <w:right w:val="none" w:sz="0" w:space="0" w:color="auto"/>
      </w:divBdr>
      <w:divsChild>
        <w:div w:id="886911000">
          <w:marLeft w:val="0"/>
          <w:marRight w:val="0"/>
          <w:marTop w:val="0"/>
          <w:marBottom w:val="0"/>
          <w:divBdr>
            <w:top w:val="none" w:sz="0" w:space="0" w:color="auto"/>
            <w:left w:val="none" w:sz="0" w:space="0" w:color="auto"/>
            <w:bottom w:val="none" w:sz="0" w:space="0" w:color="auto"/>
            <w:right w:val="none" w:sz="0" w:space="0" w:color="auto"/>
          </w:divBdr>
          <w:divsChild>
            <w:div w:id="1763404707">
              <w:marLeft w:val="0"/>
              <w:marRight w:val="0"/>
              <w:marTop w:val="0"/>
              <w:marBottom w:val="0"/>
              <w:divBdr>
                <w:top w:val="none" w:sz="0" w:space="0" w:color="auto"/>
                <w:left w:val="none" w:sz="0" w:space="0" w:color="auto"/>
                <w:bottom w:val="none" w:sz="0" w:space="0" w:color="auto"/>
                <w:right w:val="none" w:sz="0" w:space="0" w:color="auto"/>
              </w:divBdr>
              <w:divsChild>
                <w:div w:id="79255848">
                  <w:marLeft w:val="0"/>
                  <w:marRight w:val="0"/>
                  <w:marTop w:val="0"/>
                  <w:marBottom w:val="0"/>
                  <w:divBdr>
                    <w:top w:val="none" w:sz="0" w:space="0" w:color="auto"/>
                    <w:left w:val="none" w:sz="0" w:space="0" w:color="auto"/>
                    <w:bottom w:val="none" w:sz="0" w:space="0" w:color="auto"/>
                    <w:right w:val="none" w:sz="0" w:space="0" w:color="auto"/>
                  </w:divBdr>
                </w:div>
              </w:divsChild>
            </w:div>
            <w:div w:id="916524388">
              <w:marLeft w:val="0"/>
              <w:marRight w:val="0"/>
              <w:marTop w:val="0"/>
              <w:marBottom w:val="0"/>
              <w:divBdr>
                <w:top w:val="none" w:sz="0" w:space="0" w:color="auto"/>
                <w:left w:val="none" w:sz="0" w:space="0" w:color="auto"/>
                <w:bottom w:val="none" w:sz="0" w:space="0" w:color="auto"/>
                <w:right w:val="none" w:sz="0" w:space="0" w:color="auto"/>
              </w:divBdr>
              <w:divsChild>
                <w:div w:id="860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12430">
      <w:bodyDiv w:val="1"/>
      <w:marLeft w:val="0"/>
      <w:marRight w:val="0"/>
      <w:marTop w:val="0"/>
      <w:marBottom w:val="0"/>
      <w:divBdr>
        <w:top w:val="none" w:sz="0" w:space="0" w:color="auto"/>
        <w:left w:val="none" w:sz="0" w:space="0" w:color="auto"/>
        <w:bottom w:val="none" w:sz="0" w:space="0" w:color="auto"/>
        <w:right w:val="none" w:sz="0" w:space="0" w:color="auto"/>
      </w:divBdr>
      <w:divsChild>
        <w:div w:id="1306088258">
          <w:marLeft w:val="0"/>
          <w:marRight w:val="0"/>
          <w:marTop w:val="0"/>
          <w:marBottom w:val="0"/>
          <w:divBdr>
            <w:top w:val="none" w:sz="0" w:space="0" w:color="auto"/>
            <w:left w:val="none" w:sz="0" w:space="0" w:color="auto"/>
            <w:bottom w:val="none" w:sz="0" w:space="0" w:color="auto"/>
            <w:right w:val="none" w:sz="0" w:space="0" w:color="auto"/>
          </w:divBdr>
          <w:divsChild>
            <w:div w:id="1806190882">
              <w:marLeft w:val="0"/>
              <w:marRight w:val="0"/>
              <w:marTop w:val="0"/>
              <w:marBottom w:val="0"/>
              <w:divBdr>
                <w:top w:val="none" w:sz="0" w:space="0" w:color="auto"/>
                <w:left w:val="none" w:sz="0" w:space="0" w:color="auto"/>
                <w:bottom w:val="none" w:sz="0" w:space="0" w:color="auto"/>
                <w:right w:val="none" w:sz="0" w:space="0" w:color="auto"/>
              </w:divBdr>
              <w:divsChild>
                <w:div w:id="21170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1872">
      <w:bodyDiv w:val="1"/>
      <w:marLeft w:val="0"/>
      <w:marRight w:val="0"/>
      <w:marTop w:val="0"/>
      <w:marBottom w:val="0"/>
      <w:divBdr>
        <w:top w:val="none" w:sz="0" w:space="0" w:color="auto"/>
        <w:left w:val="none" w:sz="0" w:space="0" w:color="auto"/>
        <w:bottom w:val="none" w:sz="0" w:space="0" w:color="auto"/>
        <w:right w:val="none" w:sz="0" w:space="0" w:color="auto"/>
      </w:divBdr>
      <w:divsChild>
        <w:div w:id="312300557">
          <w:marLeft w:val="0"/>
          <w:marRight w:val="0"/>
          <w:marTop w:val="0"/>
          <w:marBottom w:val="0"/>
          <w:divBdr>
            <w:top w:val="none" w:sz="0" w:space="0" w:color="auto"/>
            <w:left w:val="none" w:sz="0" w:space="0" w:color="auto"/>
            <w:bottom w:val="none" w:sz="0" w:space="0" w:color="auto"/>
            <w:right w:val="none" w:sz="0" w:space="0" w:color="auto"/>
          </w:divBdr>
          <w:divsChild>
            <w:div w:id="1575050340">
              <w:marLeft w:val="0"/>
              <w:marRight w:val="0"/>
              <w:marTop w:val="0"/>
              <w:marBottom w:val="0"/>
              <w:divBdr>
                <w:top w:val="none" w:sz="0" w:space="0" w:color="auto"/>
                <w:left w:val="none" w:sz="0" w:space="0" w:color="auto"/>
                <w:bottom w:val="none" w:sz="0" w:space="0" w:color="auto"/>
                <w:right w:val="none" w:sz="0" w:space="0" w:color="auto"/>
              </w:divBdr>
              <w:divsChild>
                <w:div w:id="1461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974">
          <w:marLeft w:val="0"/>
          <w:marRight w:val="0"/>
          <w:marTop w:val="0"/>
          <w:marBottom w:val="0"/>
          <w:divBdr>
            <w:top w:val="none" w:sz="0" w:space="0" w:color="auto"/>
            <w:left w:val="none" w:sz="0" w:space="0" w:color="auto"/>
            <w:bottom w:val="none" w:sz="0" w:space="0" w:color="auto"/>
            <w:right w:val="none" w:sz="0" w:space="0" w:color="auto"/>
          </w:divBdr>
          <w:divsChild>
            <w:div w:id="1220290150">
              <w:marLeft w:val="0"/>
              <w:marRight w:val="0"/>
              <w:marTop w:val="0"/>
              <w:marBottom w:val="0"/>
              <w:divBdr>
                <w:top w:val="none" w:sz="0" w:space="0" w:color="auto"/>
                <w:left w:val="none" w:sz="0" w:space="0" w:color="auto"/>
                <w:bottom w:val="none" w:sz="0" w:space="0" w:color="auto"/>
                <w:right w:val="none" w:sz="0" w:space="0" w:color="auto"/>
              </w:divBdr>
              <w:divsChild>
                <w:div w:id="4159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69273">
      <w:bodyDiv w:val="1"/>
      <w:marLeft w:val="0"/>
      <w:marRight w:val="0"/>
      <w:marTop w:val="0"/>
      <w:marBottom w:val="0"/>
      <w:divBdr>
        <w:top w:val="none" w:sz="0" w:space="0" w:color="auto"/>
        <w:left w:val="none" w:sz="0" w:space="0" w:color="auto"/>
        <w:bottom w:val="none" w:sz="0" w:space="0" w:color="auto"/>
        <w:right w:val="none" w:sz="0" w:space="0" w:color="auto"/>
      </w:divBdr>
    </w:div>
    <w:div w:id="877858664">
      <w:bodyDiv w:val="1"/>
      <w:marLeft w:val="0"/>
      <w:marRight w:val="0"/>
      <w:marTop w:val="0"/>
      <w:marBottom w:val="0"/>
      <w:divBdr>
        <w:top w:val="none" w:sz="0" w:space="0" w:color="auto"/>
        <w:left w:val="none" w:sz="0" w:space="0" w:color="auto"/>
        <w:bottom w:val="none" w:sz="0" w:space="0" w:color="auto"/>
        <w:right w:val="none" w:sz="0" w:space="0" w:color="auto"/>
      </w:divBdr>
    </w:div>
    <w:div w:id="979069567">
      <w:bodyDiv w:val="1"/>
      <w:marLeft w:val="0"/>
      <w:marRight w:val="0"/>
      <w:marTop w:val="0"/>
      <w:marBottom w:val="0"/>
      <w:divBdr>
        <w:top w:val="none" w:sz="0" w:space="0" w:color="auto"/>
        <w:left w:val="none" w:sz="0" w:space="0" w:color="auto"/>
        <w:bottom w:val="none" w:sz="0" w:space="0" w:color="auto"/>
        <w:right w:val="none" w:sz="0" w:space="0" w:color="auto"/>
      </w:divBdr>
    </w:div>
    <w:div w:id="1263803740">
      <w:bodyDiv w:val="1"/>
      <w:marLeft w:val="0"/>
      <w:marRight w:val="0"/>
      <w:marTop w:val="0"/>
      <w:marBottom w:val="0"/>
      <w:divBdr>
        <w:top w:val="none" w:sz="0" w:space="0" w:color="auto"/>
        <w:left w:val="none" w:sz="0" w:space="0" w:color="auto"/>
        <w:bottom w:val="none" w:sz="0" w:space="0" w:color="auto"/>
        <w:right w:val="none" w:sz="0" w:space="0" w:color="auto"/>
      </w:divBdr>
    </w:div>
    <w:div w:id="1279920634">
      <w:bodyDiv w:val="1"/>
      <w:marLeft w:val="0"/>
      <w:marRight w:val="0"/>
      <w:marTop w:val="0"/>
      <w:marBottom w:val="0"/>
      <w:divBdr>
        <w:top w:val="none" w:sz="0" w:space="0" w:color="auto"/>
        <w:left w:val="none" w:sz="0" w:space="0" w:color="auto"/>
        <w:bottom w:val="none" w:sz="0" w:space="0" w:color="auto"/>
        <w:right w:val="none" w:sz="0" w:space="0" w:color="auto"/>
      </w:divBdr>
      <w:divsChild>
        <w:div w:id="1443725086">
          <w:marLeft w:val="0"/>
          <w:marRight w:val="0"/>
          <w:marTop w:val="0"/>
          <w:marBottom w:val="0"/>
          <w:divBdr>
            <w:top w:val="none" w:sz="0" w:space="0" w:color="auto"/>
            <w:left w:val="none" w:sz="0" w:space="0" w:color="auto"/>
            <w:bottom w:val="none" w:sz="0" w:space="0" w:color="auto"/>
            <w:right w:val="none" w:sz="0" w:space="0" w:color="auto"/>
          </w:divBdr>
          <w:divsChild>
            <w:div w:id="1096245070">
              <w:marLeft w:val="0"/>
              <w:marRight w:val="0"/>
              <w:marTop w:val="0"/>
              <w:marBottom w:val="0"/>
              <w:divBdr>
                <w:top w:val="none" w:sz="0" w:space="0" w:color="auto"/>
                <w:left w:val="none" w:sz="0" w:space="0" w:color="auto"/>
                <w:bottom w:val="none" w:sz="0" w:space="0" w:color="auto"/>
                <w:right w:val="none" w:sz="0" w:space="0" w:color="auto"/>
              </w:divBdr>
              <w:divsChild>
                <w:div w:id="10147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55698">
      <w:bodyDiv w:val="1"/>
      <w:marLeft w:val="0"/>
      <w:marRight w:val="0"/>
      <w:marTop w:val="0"/>
      <w:marBottom w:val="0"/>
      <w:divBdr>
        <w:top w:val="none" w:sz="0" w:space="0" w:color="auto"/>
        <w:left w:val="none" w:sz="0" w:space="0" w:color="auto"/>
        <w:bottom w:val="none" w:sz="0" w:space="0" w:color="auto"/>
        <w:right w:val="none" w:sz="0" w:space="0" w:color="auto"/>
      </w:divBdr>
    </w:div>
    <w:div w:id="1476754579">
      <w:bodyDiv w:val="1"/>
      <w:marLeft w:val="0"/>
      <w:marRight w:val="0"/>
      <w:marTop w:val="0"/>
      <w:marBottom w:val="0"/>
      <w:divBdr>
        <w:top w:val="none" w:sz="0" w:space="0" w:color="auto"/>
        <w:left w:val="none" w:sz="0" w:space="0" w:color="auto"/>
        <w:bottom w:val="none" w:sz="0" w:space="0" w:color="auto"/>
        <w:right w:val="none" w:sz="0" w:space="0" w:color="auto"/>
      </w:divBdr>
      <w:divsChild>
        <w:div w:id="1539004541">
          <w:marLeft w:val="0"/>
          <w:marRight w:val="0"/>
          <w:marTop w:val="0"/>
          <w:marBottom w:val="0"/>
          <w:divBdr>
            <w:top w:val="none" w:sz="0" w:space="0" w:color="auto"/>
            <w:left w:val="none" w:sz="0" w:space="0" w:color="auto"/>
            <w:bottom w:val="none" w:sz="0" w:space="0" w:color="auto"/>
            <w:right w:val="none" w:sz="0" w:space="0" w:color="auto"/>
          </w:divBdr>
          <w:divsChild>
            <w:div w:id="488058298">
              <w:marLeft w:val="0"/>
              <w:marRight w:val="0"/>
              <w:marTop w:val="0"/>
              <w:marBottom w:val="0"/>
              <w:divBdr>
                <w:top w:val="none" w:sz="0" w:space="0" w:color="auto"/>
                <w:left w:val="none" w:sz="0" w:space="0" w:color="auto"/>
                <w:bottom w:val="none" w:sz="0" w:space="0" w:color="auto"/>
                <w:right w:val="none" w:sz="0" w:space="0" w:color="auto"/>
              </w:divBdr>
              <w:divsChild>
                <w:div w:id="17384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0283">
      <w:bodyDiv w:val="1"/>
      <w:marLeft w:val="0"/>
      <w:marRight w:val="0"/>
      <w:marTop w:val="0"/>
      <w:marBottom w:val="0"/>
      <w:divBdr>
        <w:top w:val="none" w:sz="0" w:space="0" w:color="auto"/>
        <w:left w:val="none" w:sz="0" w:space="0" w:color="auto"/>
        <w:bottom w:val="none" w:sz="0" w:space="0" w:color="auto"/>
        <w:right w:val="none" w:sz="0" w:space="0" w:color="auto"/>
      </w:divBdr>
    </w:div>
    <w:div w:id="1650357599">
      <w:bodyDiv w:val="1"/>
      <w:marLeft w:val="0"/>
      <w:marRight w:val="0"/>
      <w:marTop w:val="0"/>
      <w:marBottom w:val="0"/>
      <w:divBdr>
        <w:top w:val="none" w:sz="0" w:space="0" w:color="auto"/>
        <w:left w:val="none" w:sz="0" w:space="0" w:color="auto"/>
        <w:bottom w:val="none" w:sz="0" w:space="0" w:color="auto"/>
        <w:right w:val="none" w:sz="0" w:space="0" w:color="auto"/>
      </w:divBdr>
    </w:div>
    <w:div w:id="1665934412">
      <w:bodyDiv w:val="1"/>
      <w:marLeft w:val="0"/>
      <w:marRight w:val="0"/>
      <w:marTop w:val="0"/>
      <w:marBottom w:val="0"/>
      <w:divBdr>
        <w:top w:val="none" w:sz="0" w:space="0" w:color="auto"/>
        <w:left w:val="none" w:sz="0" w:space="0" w:color="auto"/>
        <w:bottom w:val="none" w:sz="0" w:space="0" w:color="auto"/>
        <w:right w:val="none" w:sz="0" w:space="0" w:color="auto"/>
      </w:divBdr>
      <w:divsChild>
        <w:div w:id="682433771">
          <w:marLeft w:val="0"/>
          <w:marRight w:val="0"/>
          <w:marTop w:val="0"/>
          <w:marBottom w:val="0"/>
          <w:divBdr>
            <w:top w:val="none" w:sz="0" w:space="0" w:color="auto"/>
            <w:left w:val="none" w:sz="0" w:space="0" w:color="auto"/>
            <w:bottom w:val="none" w:sz="0" w:space="0" w:color="auto"/>
            <w:right w:val="none" w:sz="0" w:space="0" w:color="auto"/>
          </w:divBdr>
          <w:divsChild>
            <w:div w:id="170145373">
              <w:marLeft w:val="0"/>
              <w:marRight w:val="0"/>
              <w:marTop w:val="0"/>
              <w:marBottom w:val="0"/>
              <w:divBdr>
                <w:top w:val="none" w:sz="0" w:space="0" w:color="auto"/>
                <w:left w:val="none" w:sz="0" w:space="0" w:color="auto"/>
                <w:bottom w:val="none" w:sz="0" w:space="0" w:color="auto"/>
                <w:right w:val="none" w:sz="0" w:space="0" w:color="auto"/>
              </w:divBdr>
              <w:divsChild>
                <w:div w:id="8058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61309">
      <w:bodyDiv w:val="1"/>
      <w:marLeft w:val="0"/>
      <w:marRight w:val="0"/>
      <w:marTop w:val="0"/>
      <w:marBottom w:val="0"/>
      <w:divBdr>
        <w:top w:val="none" w:sz="0" w:space="0" w:color="auto"/>
        <w:left w:val="none" w:sz="0" w:space="0" w:color="auto"/>
        <w:bottom w:val="none" w:sz="0" w:space="0" w:color="auto"/>
        <w:right w:val="none" w:sz="0" w:space="0" w:color="auto"/>
      </w:divBdr>
      <w:divsChild>
        <w:div w:id="500775469">
          <w:marLeft w:val="0"/>
          <w:marRight w:val="0"/>
          <w:marTop w:val="0"/>
          <w:marBottom w:val="0"/>
          <w:divBdr>
            <w:top w:val="none" w:sz="0" w:space="0" w:color="auto"/>
            <w:left w:val="none" w:sz="0" w:space="0" w:color="auto"/>
            <w:bottom w:val="none" w:sz="0" w:space="0" w:color="auto"/>
            <w:right w:val="none" w:sz="0" w:space="0" w:color="auto"/>
          </w:divBdr>
        </w:div>
      </w:divsChild>
    </w:div>
    <w:div w:id="1708489500">
      <w:bodyDiv w:val="1"/>
      <w:marLeft w:val="0"/>
      <w:marRight w:val="0"/>
      <w:marTop w:val="0"/>
      <w:marBottom w:val="0"/>
      <w:divBdr>
        <w:top w:val="none" w:sz="0" w:space="0" w:color="auto"/>
        <w:left w:val="none" w:sz="0" w:space="0" w:color="auto"/>
        <w:bottom w:val="none" w:sz="0" w:space="0" w:color="auto"/>
        <w:right w:val="none" w:sz="0" w:space="0" w:color="auto"/>
      </w:divBdr>
    </w:div>
    <w:div w:id="1777167264">
      <w:bodyDiv w:val="1"/>
      <w:marLeft w:val="0"/>
      <w:marRight w:val="0"/>
      <w:marTop w:val="0"/>
      <w:marBottom w:val="0"/>
      <w:divBdr>
        <w:top w:val="none" w:sz="0" w:space="0" w:color="auto"/>
        <w:left w:val="none" w:sz="0" w:space="0" w:color="auto"/>
        <w:bottom w:val="none" w:sz="0" w:space="0" w:color="auto"/>
        <w:right w:val="none" w:sz="0" w:space="0" w:color="auto"/>
      </w:divBdr>
    </w:div>
    <w:div w:id="1868592885">
      <w:bodyDiv w:val="1"/>
      <w:marLeft w:val="0"/>
      <w:marRight w:val="0"/>
      <w:marTop w:val="0"/>
      <w:marBottom w:val="0"/>
      <w:divBdr>
        <w:top w:val="none" w:sz="0" w:space="0" w:color="auto"/>
        <w:left w:val="none" w:sz="0" w:space="0" w:color="auto"/>
        <w:bottom w:val="none" w:sz="0" w:space="0" w:color="auto"/>
        <w:right w:val="none" w:sz="0" w:space="0" w:color="auto"/>
      </w:divBdr>
    </w:div>
    <w:div w:id="1969044169">
      <w:bodyDiv w:val="1"/>
      <w:marLeft w:val="0"/>
      <w:marRight w:val="0"/>
      <w:marTop w:val="0"/>
      <w:marBottom w:val="0"/>
      <w:divBdr>
        <w:top w:val="none" w:sz="0" w:space="0" w:color="auto"/>
        <w:left w:val="none" w:sz="0" w:space="0" w:color="auto"/>
        <w:bottom w:val="none" w:sz="0" w:space="0" w:color="auto"/>
        <w:right w:val="none" w:sz="0" w:space="0" w:color="auto"/>
      </w:divBdr>
    </w:div>
    <w:div w:id="2006472021">
      <w:bodyDiv w:val="1"/>
      <w:marLeft w:val="0"/>
      <w:marRight w:val="0"/>
      <w:marTop w:val="0"/>
      <w:marBottom w:val="0"/>
      <w:divBdr>
        <w:top w:val="none" w:sz="0" w:space="0" w:color="auto"/>
        <w:left w:val="none" w:sz="0" w:space="0" w:color="auto"/>
        <w:bottom w:val="none" w:sz="0" w:space="0" w:color="auto"/>
        <w:right w:val="none" w:sz="0" w:space="0" w:color="auto"/>
      </w:divBdr>
    </w:div>
    <w:div w:id="2007125811">
      <w:bodyDiv w:val="1"/>
      <w:marLeft w:val="0"/>
      <w:marRight w:val="0"/>
      <w:marTop w:val="0"/>
      <w:marBottom w:val="0"/>
      <w:divBdr>
        <w:top w:val="none" w:sz="0" w:space="0" w:color="auto"/>
        <w:left w:val="none" w:sz="0" w:space="0" w:color="auto"/>
        <w:bottom w:val="none" w:sz="0" w:space="0" w:color="auto"/>
        <w:right w:val="none" w:sz="0" w:space="0" w:color="auto"/>
      </w:divBdr>
      <w:divsChild>
        <w:div w:id="1520971969">
          <w:marLeft w:val="0"/>
          <w:marRight w:val="0"/>
          <w:marTop w:val="0"/>
          <w:marBottom w:val="0"/>
          <w:divBdr>
            <w:top w:val="none" w:sz="0" w:space="0" w:color="auto"/>
            <w:left w:val="none" w:sz="0" w:space="0" w:color="auto"/>
            <w:bottom w:val="none" w:sz="0" w:space="0" w:color="auto"/>
            <w:right w:val="none" w:sz="0" w:space="0" w:color="auto"/>
          </w:divBdr>
          <w:divsChild>
            <w:div w:id="610550392">
              <w:marLeft w:val="0"/>
              <w:marRight w:val="0"/>
              <w:marTop w:val="0"/>
              <w:marBottom w:val="0"/>
              <w:divBdr>
                <w:top w:val="none" w:sz="0" w:space="0" w:color="auto"/>
                <w:left w:val="none" w:sz="0" w:space="0" w:color="auto"/>
                <w:bottom w:val="none" w:sz="0" w:space="0" w:color="auto"/>
                <w:right w:val="none" w:sz="0" w:space="0" w:color="auto"/>
              </w:divBdr>
              <w:divsChild>
                <w:div w:id="1701932967">
                  <w:marLeft w:val="0"/>
                  <w:marRight w:val="0"/>
                  <w:marTop w:val="0"/>
                  <w:marBottom w:val="0"/>
                  <w:divBdr>
                    <w:top w:val="none" w:sz="0" w:space="0" w:color="auto"/>
                    <w:left w:val="none" w:sz="0" w:space="0" w:color="auto"/>
                    <w:bottom w:val="none" w:sz="0" w:space="0" w:color="auto"/>
                    <w:right w:val="none" w:sz="0" w:space="0" w:color="auto"/>
                  </w:divBdr>
                </w:div>
                <w:div w:id="2049144258">
                  <w:marLeft w:val="0"/>
                  <w:marRight w:val="0"/>
                  <w:marTop w:val="0"/>
                  <w:marBottom w:val="0"/>
                  <w:divBdr>
                    <w:top w:val="none" w:sz="0" w:space="0" w:color="auto"/>
                    <w:left w:val="none" w:sz="0" w:space="0" w:color="auto"/>
                    <w:bottom w:val="none" w:sz="0" w:space="0" w:color="auto"/>
                    <w:right w:val="none" w:sz="0" w:space="0" w:color="auto"/>
                  </w:divBdr>
                </w:div>
                <w:div w:id="1313832111">
                  <w:marLeft w:val="0"/>
                  <w:marRight w:val="0"/>
                  <w:marTop w:val="0"/>
                  <w:marBottom w:val="0"/>
                  <w:divBdr>
                    <w:top w:val="none" w:sz="0" w:space="0" w:color="auto"/>
                    <w:left w:val="none" w:sz="0" w:space="0" w:color="auto"/>
                    <w:bottom w:val="none" w:sz="0" w:space="0" w:color="auto"/>
                    <w:right w:val="none" w:sz="0" w:space="0" w:color="auto"/>
                  </w:divBdr>
                </w:div>
                <w:div w:id="1642735139">
                  <w:marLeft w:val="0"/>
                  <w:marRight w:val="0"/>
                  <w:marTop w:val="0"/>
                  <w:marBottom w:val="0"/>
                  <w:divBdr>
                    <w:top w:val="none" w:sz="0" w:space="0" w:color="auto"/>
                    <w:left w:val="none" w:sz="0" w:space="0" w:color="auto"/>
                    <w:bottom w:val="none" w:sz="0" w:space="0" w:color="auto"/>
                    <w:right w:val="none" w:sz="0" w:space="0" w:color="auto"/>
                  </w:divBdr>
                </w:div>
              </w:divsChild>
            </w:div>
            <w:div w:id="791361365">
              <w:marLeft w:val="0"/>
              <w:marRight w:val="0"/>
              <w:marTop w:val="0"/>
              <w:marBottom w:val="0"/>
              <w:divBdr>
                <w:top w:val="none" w:sz="0" w:space="0" w:color="auto"/>
                <w:left w:val="none" w:sz="0" w:space="0" w:color="auto"/>
                <w:bottom w:val="none" w:sz="0" w:space="0" w:color="auto"/>
                <w:right w:val="none" w:sz="0" w:space="0" w:color="auto"/>
              </w:divBdr>
              <w:divsChild>
                <w:div w:id="252860073">
                  <w:marLeft w:val="0"/>
                  <w:marRight w:val="0"/>
                  <w:marTop w:val="0"/>
                  <w:marBottom w:val="0"/>
                  <w:divBdr>
                    <w:top w:val="none" w:sz="0" w:space="0" w:color="auto"/>
                    <w:left w:val="none" w:sz="0" w:space="0" w:color="auto"/>
                    <w:bottom w:val="none" w:sz="0" w:space="0" w:color="auto"/>
                    <w:right w:val="none" w:sz="0" w:space="0" w:color="auto"/>
                  </w:divBdr>
                </w:div>
              </w:divsChild>
            </w:div>
            <w:div w:id="479421983">
              <w:marLeft w:val="0"/>
              <w:marRight w:val="0"/>
              <w:marTop w:val="0"/>
              <w:marBottom w:val="0"/>
              <w:divBdr>
                <w:top w:val="none" w:sz="0" w:space="0" w:color="auto"/>
                <w:left w:val="none" w:sz="0" w:space="0" w:color="auto"/>
                <w:bottom w:val="none" w:sz="0" w:space="0" w:color="auto"/>
                <w:right w:val="none" w:sz="0" w:space="0" w:color="auto"/>
              </w:divBdr>
              <w:divsChild>
                <w:div w:id="1490823028">
                  <w:marLeft w:val="0"/>
                  <w:marRight w:val="0"/>
                  <w:marTop w:val="0"/>
                  <w:marBottom w:val="0"/>
                  <w:divBdr>
                    <w:top w:val="none" w:sz="0" w:space="0" w:color="auto"/>
                    <w:left w:val="none" w:sz="0" w:space="0" w:color="auto"/>
                    <w:bottom w:val="none" w:sz="0" w:space="0" w:color="auto"/>
                    <w:right w:val="none" w:sz="0" w:space="0" w:color="auto"/>
                  </w:divBdr>
                </w:div>
                <w:div w:id="446238088">
                  <w:marLeft w:val="0"/>
                  <w:marRight w:val="0"/>
                  <w:marTop w:val="0"/>
                  <w:marBottom w:val="0"/>
                  <w:divBdr>
                    <w:top w:val="none" w:sz="0" w:space="0" w:color="auto"/>
                    <w:left w:val="none" w:sz="0" w:space="0" w:color="auto"/>
                    <w:bottom w:val="none" w:sz="0" w:space="0" w:color="auto"/>
                    <w:right w:val="none" w:sz="0" w:space="0" w:color="auto"/>
                  </w:divBdr>
                </w:div>
              </w:divsChild>
            </w:div>
            <w:div w:id="1593081584">
              <w:marLeft w:val="0"/>
              <w:marRight w:val="0"/>
              <w:marTop w:val="0"/>
              <w:marBottom w:val="0"/>
              <w:divBdr>
                <w:top w:val="none" w:sz="0" w:space="0" w:color="auto"/>
                <w:left w:val="none" w:sz="0" w:space="0" w:color="auto"/>
                <w:bottom w:val="none" w:sz="0" w:space="0" w:color="auto"/>
                <w:right w:val="none" w:sz="0" w:space="0" w:color="auto"/>
              </w:divBdr>
              <w:divsChild>
                <w:div w:id="19373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80399">
      <w:bodyDiv w:val="1"/>
      <w:marLeft w:val="0"/>
      <w:marRight w:val="0"/>
      <w:marTop w:val="0"/>
      <w:marBottom w:val="0"/>
      <w:divBdr>
        <w:top w:val="none" w:sz="0" w:space="0" w:color="auto"/>
        <w:left w:val="none" w:sz="0" w:space="0" w:color="auto"/>
        <w:bottom w:val="none" w:sz="0" w:space="0" w:color="auto"/>
        <w:right w:val="none" w:sz="0" w:space="0" w:color="auto"/>
      </w:divBdr>
    </w:div>
    <w:div w:id="2130395505">
      <w:bodyDiv w:val="1"/>
      <w:marLeft w:val="0"/>
      <w:marRight w:val="0"/>
      <w:marTop w:val="0"/>
      <w:marBottom w:val="0"/>
      <w:divBdr>
        <w:top w:val="none" w:sz="0" w:space="0" w:color="auto"/>
        <w:left w:val="none" w:sz="0" w:space="0" w:color="auto"/>
        <w:bottom w:val="none" w:sz="0" w:space="0" w:color="auto"/>
        <w:right w:val="none" w:sz="0" w:space="0" w:color="auto"/>
      </w:divBdr>
      <w:divsChild>
        <w:div w:id="1768882856">
          <w:marLeft w:val="0"/>
          <w:marRight w:val="0"/>
          <w:marTop w:val="0"/>
          <w:marBottom w:val="0"/>
          <w:divBdr>
            <w:top w:val="none" w:sz="0" w:space="0" w:color="auto"/>
            <w:left w:val="none" w:sz="0" w:space="0" w:color="auto"/>
            <w:bottom w:val="none" w:sz="0" w:space="0" w:color="auto"/>
            <w:right w:val="none" w:sz="0" w:space="0" w:color="auto"/>
          </w:divBdr>
          <w:divsChild>
            <w:div w:id="2033919602">
              <w:marLeft w:val="0"/>
              <w:marRight w:val="0"/>
              <w:marTop w:val="0"/>
              <w:marBottom w:val="0"/>
              <w:divBdr>
                <w:top w:val="none" w:sz="0" w:space="0" w:color="auto"/>
                <w:left w:val="none" w:sz="0" w:space="0" w:color="auto"/>
                <w:bottom w:val="none" w:sz="0" w:space="0" w:color="auto"/>
                <w:right w:val="none" w:sz="0" w:space="0" w:color="auto"/>
              </w:divBdr>
              <w:divsChild>
                <w:div w:id="1969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gif"/><Relationship Id="rId34" Type="http://schemas.openxmlformats.org/officeDocument/2006/relationships/hyperlink" Target="http://www.economy.nayka.com.ua/pdf/11_2020/54.pdf"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lb.ua/blog/andriy_andruschenko/285006_prichini_rostu_tsin_hlib_kiievi.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hyperlink" Target="https://sites.google.com/site/kostia03061992/cinoutvorenna-na-pidpriemst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kyivkhlib.ua/wp-content/uploads/2021/05/zvit-pro-upravlinnya-za-2020-rik.pdf"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vitnist.com/37175817_TOVARYSTVO_Z_OBMEZHENOU_VDPOVDALNSTU_KYYIVHLIB" TargetMode="Externa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hyperlink" Target="https://magazine.faaf.org.ua/cinoutvorennya-na-produkciyu-harchovoi-promislovosti.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uklib.net/books/37081/?sphrase_id=327351" TargetMode="External"/><Relationship Id="rId35" Type="http://schemas.openxmlformats.org/officeDocument/2006/relationships/hyperlink" Target="https://joinposter.com/ua/post/kalculaciyna-kartka"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9AD75-4A83-DC4B-8F54-250684E3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43</Pages>
  <Words>8504</Words>
  <Characters>48477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maxxik007@gmail.com</dc:creator>
  <cp:keywords/>
  <dc:description/>
  <cp:lastModifiedBy>maxxik007@gmail.com</cp:lastModifiedBy>
  <cp:revision>1047</cp:revision>
  <dcterms:created xsi:type="dcterms:W3CDTF">2023-02-02T18:52:00Z</dcterms:created>
  <dcterms:modified xsi:type="dcterms:W3CDTF">2023-03-21T23:04:00Z</dcterms:modified>
</cp:coreProperties>
</file>